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43A1" w14:textId="7C30C38D" w:rsidR="00A515DF" w:rsidRPr="00740D6B" w:rsidRDefault="00740D6B" w:rsidP="00740D6B">
      <w:pPr>
        <w:jc w:val="center"/>
        <w:rPr>
          <w:b/>
          <w:bCs/>
          <w:sz w:val="44"/>
          <w:szCs w:val="44"/>
          <w:u w:val="single"/>
        </w:rPr>
      </w:pPr>
      <w:r w:rsidRPr="00740D6B">
        <w:rPr>
          <w:b/>
          <w:bCs/>
          <w:sz w:val="44"/>
          <w:szCs w:val="44"/>
          <w:u w:val="single"/>
        </w:rPr>
        <w:t>1</w:t>
      </w:r>
      <w:r w:rsidRPr="00740D6B">
        <w:rPr>
          <w:b/>
          <w:bCs/>
          <w:sz w:val="44"/>
          <w:szCs w:val="44"/>
          <w:u w:val="single"/>
          <w:vertAlign w:val="superscript"/>
        </w:rPr>
        <w:t>st</w:t>
      </w:r>
      <w:r w:rsidRPr="00740D6B">
        <w:rPr>
          <w:b/>
          <w:bCs/>
          <w:sz w:val="44"/>
          <w:szCs w:val="44"/>
          <w:u w:val="single"/>
        </w:rPr>
        <w:t xml:space="preserve"> Architecture</w:t>
      </w:r>
    </w:p>
    <w:p w14:paraId="46339F0E" w14:textId="77777777" w:rsidR="00530916" w:rsidRDefault="00530916" w:rsidP="00740D6B">
      <w:pPr>
        <w:rPr>
          <w:b/>
          <w:bCs/>
        </w:rPr>
      </w:pPr>
    </w:p>
    <w:p w14:paraId="04A00953" w14:textId="367EAE9B" w:rsidR="00530916" w:rsidRDefault="00530916" w:rsidP="00740D6B">
      <w:r>
        <w:rPr>
          <w:b/>
          <w:bCs/>
        </w:rPr>
        <w:t xml:space="preserve">Gork Link -&gt; </w:t>
      </w:r>
      <w:hyperlink r:id="rId6" w:history="1">
        <w:r w:rsidRPr="0061572C">
          <w:rPr>
            <w:rStyle w:val="Hyperlink"/>
            <w:b/>
            <w:bCs/>
          </w:rPr>
          <w:t>https://grok.com/chat/d0da1599-b8fb-4a03-be19-4842a67ab9a0</w:t>
        </w:r>
      </w:hyperlink>
    </w:p>
    <w:p w14:paraId="051C5DA2" w14:textId="1E4C3F8A" w:rsidR="004E6216" w:rsidRDefault="004E6216" w:rsidP="00740D6B">
      <w:r>
        <w:t xml:space="preserve">LoRa Arch Link -&gt; </w:t>
      </w:r>
      <w:hyperlink r:id="rId7" w:history="1">
        <w:r w:rsidRPr="00501986">
          <w:rPr>
            <w:rStyle w:val="Hyperlink"/>
          </w:rPr>
          <w:t>https://www.thethingsnetwork.org/docs/lorawan/architecture/</w:t>
        </w:r>
      </w:hyperlink>
    </w:p>
    <w:p w14:paraId="4C9E6074" w14:textId="4569BDB8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LoRaWAN Architecture Workflow</w:t>
      </w:r>
    </w:p>
    <w:p w14:paraId="72E71C34" w14:textId="2F99612A" w:rsidR="00740D6B" w:rsidRPr="00740D6B" w:rsidRDefault="007F1911" w:rsidP="00740D6B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A3161B9" wp14:editId="77993F56">
                <wp:simplePos x="0" y="0"/>
                <wp:positionH relativeFrom="column">
                  <wp:posOffset>2558670</wp:posOffset>
                </wp:positionH>
                <wp:positionV relativeFrom="paragraph">
                  <wp:posOffset>554599</wp:posOffset>
                </wp:positionV>
                <wp:extent cx="7200" cy="360"/>
                <wp:effectExtent l="38100" t="38100" r="50165" b="38100"/>
                <wp:wrapNone/>
                <wp:docPr id="48566121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2C9F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200.95pt;margin-top:43.15pt;width:1.5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JSd&#10;PHEBAAAEAwAADgAAAAAAAAAAAAAAAAA8AgAAZHJzL2Uyb0RvYy54bWxQSwECLQAUAAYACAAAACEA&#10;qrS4gN8BAACpBAAAEAAAAAAAAAAAAAAAAADZAwAAZHJzL2luay9pbmsxLnhtbFBLAQItABQABgAI&#10;AAAAIQAFNr0b4AAAAAkBAAAPAAAAAAAAAAAAAAAAAOY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740D6B" w:rsidRPr="00740D6B">
        <w:t>This document outlines the end-to-end architecture workflow of a LoRaWAN system, starting from the end device (node) and ending at the end-user dashboard, incorporating key LoRaWAN components, protocols, and security mechanisms.</w:t>
      </w:r>
    </w:p>
    <w:p w14:paraId="2731DD78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Workflow Overview</w:t>
      </w:r>
    </w:p>
    <w:p w14:paraId="3F0A11B2" w14:textId="77777777" w:rsidR="00740D6B" w:rsidRPr="00740D6B" w:rsidRDefault="00740D6B" w:rsidP="00740D6B">
      <w:r w:rsidRPr="00740D6B">
        <w:t>The workflow describes the uplink (data from device to application) and downlink (data or commands from application to device) processes in a LoRaWAN network, including modulation, security, and data handling.</w:t>
      </w:r>
    </w:p>
    <w:p w14:paraId="0055AFFC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1. End Device (Node)</w:t>
      </w:r>
    </w:p>
    <w:p w14:paraId="724D139C" w14:textId="77777777" w:rsidR="00740D6B" w:rsidRPr="00740D6B" w:rsidRDefault="00740D6B" w:rsidP="00740D6B">
      <w:pPr>
        <w:numPr>
          <w:ilvl w:val="0"/>
          <w:numId w:val="13"/>
        </w:numPr>
      </w:pPr>
      <w:r w:rsidRPr="00740D6B">
        <w:rPr>
          <w:b/>
          <w:bCs/>
        </w:rPr>
        <w:t>Role</w:t>
      </w:r>
      <w:r w:rsidRPr="00740D6B">
        <w:t>: Sensors or actuators that collect data (e.g., temperature, humidity) or perform actions.</w:t>
      </w:r>
    </w:p>
    <w:p w14:paraId="11F6494D" w14:textId="77777777" w:rsidR="00740D6B" w:rsidRPr="00740D6B" w:rsidRDefault="00740D6B" w:rsidP="00740D6B">
      <w:pPr>
        <w:numPr>
          <w:ilvl w:val="0"/>
          <w:numId w:val="13"/>
        </w:numPr>
      </w:pPr>
      <w:r w:rsidRPr="00740D6B">
        <w:rPr>
          <w:b/>
          <w:bCs/>
        </w:rPr>
        <w:t>Process</w:t>
      </w:r>
      <w:r w:rsidRPr="00740D6B">
        <w:t>:</w:t>
      </w:r>
    </w:p>
    <w:p w14:paraId="3066D9FA" w14:textId="77777777" w:rsidR="00740D6B" w:rsidRPr="00740D6B" w:rsidRDefault="00740D6B" w:rsidP="00740D6B">
      <w:pPr>
        <w:numPr>
          <w:ilvl w:val="1"/>
          <w:numId w:val="13"/>
        </w:numPr>
      </w:pPr>
      <w:r w:rsidRPr="00740D6B">
        <w:rPr>
          <w:b/>
          <w:bCs/>
        </w:rPr>
        <w:t>Data Generation</w:t>
      </w:r>
      <w:r w:rsidRPr="00740D6B">
        <w:t>: The end device collects data from its environment (e.g., sensor readings).</w:t>
      </w:r>
    </w:p>
    <w:p w14:paraId="74C51ED7" w14:textId="77777777" w:rsidR="00740D6B" w:rsidRPr="00740D6B" w:rsidRDefault="00740D6B" w:rsidP="00740D6B">
      <w:pPr>
        <w:numPr>
          <w:ilvl w:val="1"/>
          <w:numId w:val="13"/>
        </w:numPr>
      </w:pPr>
      <w:r w:rsidRPr="00740D6B">
        <w:rPr>
          <w:b/>
          <w:bCs/>
        </w:rPr>
        <w:t>Device Activation</w:t>
      </w:r>
      <w:r w:rsidRPr="00740D6B">
        <w:t>:</w:t>
      </w:r>
    </w:p>
    <w:p w14:paraId="493D01D6" w14:textId="3CAFE0D2" w:rsidR="00740D6B" w:rsidRPr="00740D6B" w:rsidRDefault="00936080" w:rsidP="00740D6B">
      <w:pPr>
        <w:numPr>
          <w:ilvl w:val="2"/>
          <w:numId w:val="13"/>
        </w:numPr>
      </w:pPr>
      <w:r w:rsidRPr="00740D6B">
        <w:rPr>
          <w:b/>
          <w:bCs/>
        </w:rPr>
        <w:t xml:space="preserve">activation </w:t>
      </w:r>
      <w:r w:rsidR="00740D6B" w:rsidRPr="00740D6B">
        <w:rPr>
          <w:b/>
          <w:bCs/>
        </w:rPr>
        <w:t>by Personalization (ABP)</w:t>
      </w:r>
      <w:r w:rsidR="00740D6B" w:rsidRPr="00740D6B">
        <w:t>: Device is pre-configured with DevAddr (Device Address), NwkSKey (Network Session Key), and AppSKey (Application Session Key).</w:t>
      </w:r>
    </w:p>
    <w:p w14:paraId="447C3F97" w14:textId="77777777" w:rsidR="00740D6B" w:rsidRPr="00740D6B" w:rsidRDefault="00740D6B" w:rsidP="00740D6B">
      <w:pPr>
        <w:numPr>
          <w:ilvl w:val="2"/>
          <w:numId w:val="13"/>
        </w:numPr>
      </w:pPr>
      <w:r w:rsidRPr="00740D6B">
        <w:rPr>
          <w:b/>
          <w:bCs/>
        </w:rPr>
        <w:t>Over-the-Air Activation (OTAA)</w:t>
      </w:r>
      <w:r w:rsidRPr="00740D6B">
        <w:t>: Device performs a join procedure using DevEUI (Device EUI), AppEUI (Application EUI), and AppKey to obtain DevAddr, NwkSKey, and AppSKey dynamically via a Join Request and Join Accept process.</w:t>
      </w:r>
    </w:p>
    <w:p w14:paraId="6DA05D51" w14:textId="77777777" w:rsidR="00740D6B" w:rsidRPr="00740D6B" w:rsidRDefault="00740D6B" w:rsidP="00740D6B">
      <w:pPr>
        <w:numPr>
          <w:ilvl w:val="1"/>
          <w:numId w:val="13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3C28E7FC" w14:textId="77777777" w:rsidR="00740D6B" w:rsidRPr="00740D6B" w:rsidRDefault="00740D6B" w:rsidP="00740D6B">
      <w:pPr>
        <w:numPr>
          <w:ilvl w:val="2"/>
          <w:numId w:val="13"/>
        </w:numPr>
      </w:pPr>
      <w:r w:rsidRPr="00740D6B">
        <w:t>Data is encrypted using AppSKey for application payload.</w:t>
      </w:r>
    </w:p>
    <w:p w14:paraId="08587642" w14:textId="77777777" w:rsidR="00740D6B" w:rsidRPr="00740D6B" w:rsidRDefault="00740D6B" w:rsidP="00740D6B">
      <w:pPr>
        <w:numPr>
          <w:ilvl w:val="2"/>
          <w:numId w:val="13"/>
        </w:numPr>
      </w:pPr>
      <w:r w:rsidRPr="00740D6B">
        <w:t>Message Integrity Code (MIC) is generated using NwkSKey to ensure integrity and protect against replay attacks.</w:t>
      </w:r>
    </w:p>
    <w:p w14:paraId="44BD6EEF" w14:textId="77777777" w:rsidR="00740D6B" w:rsidRPr="00740D6B" w:rsidRDefault="00740D6B" w:rsidP="00740D6B">
      <w:pPr>
        <w:numPr>
          <w:ilvl w:val="1"/>
          <w:numId w:val="13"/>
        </w:numPr>
      </w:pPr>
      <w:r w:rsidRPr="00740D6B">
        <w:rPr>
          <w:b/>
          <w:bCs/>
        </w:rPr>
        <w:lastRenderedPageBreak/>
        <w:t>Energy Consumption</w:t>
      </w:r>
      <w:r w:rsidRPr="00740D6B">
        <w:t>: Devices operate in low-power modes (e.g., Class A) to minimize energy use, waking up only for scheduled transmissions or events.</w:t>
      </w:r>
    </w:p>
    <w:p w14:paraId="3255A011" w14:textId="77777777" w:rsidR="00740D6B" w:rsidRPr="00740D6B" w:rsidRDefault="00740D6B" w:rsidP="00740D6B">
      <w:pPr>
        <w:numPr>
          <w:ilvl w:val="0"/>
          <w:numId w:val="13"/>
        </w:numPr>
      </w:pPr>
      <w:r w:rsidRPr="00740D6B">
        <w:rPr>
          <w:b/>
          <w:bCs/>
        </w:rPr>
        <w:t>Output</w:t>
      </w:r>
      <w:r w:rsidRPr="00740D6B">
        <w:t>: Application data + LoRaWAN headers (including DevAddr, Frame Counter, MIC).</w:t>
      </w:r>
    </w:p>
    <w:p w14:paraId="19EA6C78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2. LoRa PHY (Radio Signal)</w:t>
      </w:r>
    </w:p>
    <w:p w14:paraId="514FE539" w14:textId="77777777" w:rsidR="00740D6B" w:rsidRPr="00740D6B" w:rsidRDefault="00740D6B" w:rsidP="00740D6B">
      <w:pPr>
        <w:numPr>
          <w:ilvl w:val="0"/>
          <w:numId w:val="14"/>
        </w:numPr>
      </w:pPr>
      <w:r w:rsidRPr="00740D6B">
        <w:rPr>
          <w:b/>
          <w:bCs/>
        </w:rPr>
        <w:t>Role</w:t>
      </w:r>
      <w:r w:rsidRPr="00740D6B">
        <w:t>: Physical layer for wireless communication using LoRa modulation.</w:t>
      </w:r>
    </w:p>
    <w:p w14:paraId="0119AD4D" w14:textId="77777777" w:rsidR="00740D6B" w:rsidRPr="00740D6B" w:rsidRDefault="00740D6B" w:rsidP="00740D6B">
      <w:pPr>
        <w:numPr>
          <w:ilvl w:val="0"/>
          <w:numId w:val="14"/>
        </w:numPr>
      </w:pPr>
      <w:r w:rsidRPr="00740D6B">
        <w:rPr>
          <w:b/>
          <w:bCs/>
        </w:rPr>
        <w:t>Process</w:t>
      </w:r>
      <w:r w:rsidRPr="00740D6B">
        <w:t>:</w:t>
      </w:r>
    </w:p>
    <w:p w14:paraId="511A2489" w14:textId="77777777" w:rsidR="00740D6B" w:rsidRPr="00740D6B" w:rsidRDefault="00740D6B" w:rsidP="00740D6B">
      <w:pPr>
        <w:numPr>
          <w:ilvl w:val="1"/>
          <w:numId w:val="14"/>
        </w:numPr>
      </w:pPr>
      <w:r w:rsidRPr="00740D6B">
        <w:rPr>
          <w:b/>
          <w:bCs/>
        </w:rPr>
        <w:t>Chirp Spread Spectrum (CSS)</w:t>
      </w:r>
      <w:r w:rsidRPr="00740D6B">
        <w:t>: Data is modulated using chirp modulation, where frequency increases or decreases linearly (chirps) to encode bits.</w:t>
      </w:r>
    </w:p>
    <w:p w14:paraId="72F87322" w14:textId="77777777" w:rsidR="00740D6B" w:rsidRPr="00740D6B" w:rsidRDefault="00740D6B" w:rsidP="00740D6B">
      <w:pPr>
        <w:numPr>
          <w:ilvl w:val="1"/>
          <w:numId w:val="14"/>
        </w:numPr>
      </w:pPr>
      <w:r w:rsidRPr="00740D6B">
        <w:rPr>
          <w:b/>
          <w:bCs/>
        </w:rPr>
        <w:t>Spreading Factor (SF)</w:t>
      </w:r>
      <w:r w:rsidRPr="00740D6B">
        <w:t>: Determines the trade-off between range and data rate (SF7 to SF12). Higher SF increases range but reduces data rate and increases energy consumption.</w:t>
      </w:r>
    </w:p>
    <w:p w14:paraId="4065E313" w14:textId="77777777" w:rsidR="00740D6B" w:rsidRPr="00740D6B" w:rsidRDefault="00740D6B" w:rsidP="00740D6B">
      <w:pPr>
        <w:numPr>
          <w:ilvl w:val="1"/>
          <w:numId w:val="14"/>
        </w:numPr>
      </w:pPr>
      <w:r w:rsidRPr="00740D6B">
        <w:rPr>
          <w:b/>
          <w:bCs/>
        </w:rPr>
        <w:t>Preamble and LoRa Header</w:t>
      </w:r>
      <w:r w:rsidRPr="00740D6B">
        <w:t>: Includes synchronization preamble and PHY header (with CRC for error detection) for reliable transmission.</w:t>
      </w:r>
    </w:p>
    <w:p w14:paraId="1FC53655" w14:textId="77777777" w:rsidR="00740D6B" w:rsidRPr="00740D6B" w:rsidRDefault="00740D6B" w:rsidP="00740D6B">
      <w:pPr>
        <w:numPr>
          <w:ilvl w:val="0"/>
          <w:numId w:val="14"/>
        </w:numPr>
      </w:pPr>
      <w:r w:rsidRPr="00740D6B">
        <w:rPr>
          <w:b/>
          <w:bCs/>
        </w:rPr>
        <w:t>Output</w:t>
      </w:r>
      <w:r w:rsidRPr="00740D6B">
        <w:t>: Modulated radio signal transmitted over the air.</w:t>
      </w:r>
    </w:p>
    <w:p w14:paraId="6BC219F7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3. LoRa Gateway</w:t>
      </w:r>
    </w:p>
    <w:p w14:paraId="106B16B0" w14:textId="77777777" w:rsidR="00740D6B" w:rsidRPr="00740D6B" w:rsidRDefault="00740D6B" w:rsidP="00740D6B">
      <w:pPr>
        <w:numPr>
          <w:ilvl w:val="0"/>
          <w:numId w:val="15"/>
        </w:numPr>
      </w:pPr>
      <w:r w:rsidRPr="00740D6B">
        <w:rPr>
          <w:b/>
          <w:bCs/>
        </w:rPr>
        <w:t>Role</w:t>
      </w:r>
      <w:r w:rsidRPr="00740D6B">
        <w:t>: Receives radio signals from end devices and forwards them to the network server.</w:t>
      </w:r>
    </w:p>
    <w:p w14:paraId="77521E73" w14:textId="77777777" w:rsidR="00740D6B" w:rsidRPr="00740D6B" w:rsidRDefault="00740D6B" w:rsidP="00740D6B">
      <w:pPr>
        <w:numPr>
          <w:ilvl w:val="0"/>
          <w:numId w:val="15"/>
        </w:numPr>
      </w:pPr>
      <w:r w:rsidRPr="00740D6B">
        <w:rPr>
          <w:b/>
          <w:bCs/>
        </w:rPr>
        <w:t>Process</w:t>
      </w:r>
      <w:r w:rsidRPr="00740D6B">
        <w:t>:</w:t>
      </w:r>
    </w:p>
    <w:p w14:paraId="24670AAE" w14:textId="77777777" w:rsidR="00740D6B" w:rsidRPr="00740D6B" w:rsidRDefault="00740D6B" w:rsidP="00740D6B">
      <w:pPr>
        <w:numPr>
          <w:ilvl w:val="1"/>
          <w:numId w:val="15"/>
        </w:numPr>
      </w:pPr>
      <w:r w:rsidRPr="00740D6B">
        <w:rPr>
          <w:b/>
          <w:bCs/>
        </w:rPr>
        <w:t>Chirp Demodulation</w:t>
      </w:r>
      <w:r w:rsidRPr="00740D6B">
        <w:t>: Gateway demodulates the LoRa signal to extract the data packet.</w:t>
      </w:r>
    </w:p>
    <w:p w14:paraId="20117414" w14:textId="77777777" w:rsidR="00740D6B" w:rsidRPr="00740D6B" w:rsidRDefault="00740D6B" w:rsidP="00740D6B">
      <w:pPr>
        <w:numPr>
          <w:ilvl w:val="1"/>
          <w:numId w:val="15"/>
        </w:numPr>
      </w:pPr>
      <w:r w:rsidRPr="00740D6B">
        <w:rPr>
          <w:b/>
          <w:bCs/>
        </w:rPr>
        <w:t>Uplink Handling</w:t>
      </w:r>
      <w:r w:rsidRPr="00740D6B">
        <w:t>: Receives packets from multiple devices, adds metadata (e.g., RSSI, SNR, timestamp).</w:t>
      </w:r>
    </w:p>
    <w:p w14:paraId="589EE5F3" w14:textId="77777777" w:rsidR="00740D6B" w:rsidRPr="00740D6B" w:rsidRDefault="00740D6B" w:rsidP="00740D6B">
      <w:pPr>
        <w:numPr>
          <w:ilvl w:val="1"/>
          <w:numId w:val="15"/>
        </w:numPr>
      </w:pPr>
      <w:r w:rsidRPr="00740D6B">
        <w:rPr>
          <w:b/>
          <w:bCs/>
        </w:rPr>
        <w:t>Downlink Handling</w:t>
      </w:r>
      <w:r w:rsidRPr="00740D6B">
        <w:t>: Transmits commands or data from the network server to devices.</w:t>
      </w:r>
    </w:p>
    <w:p w14:paraId="62E88E71" w14:textId="77777777" w:rsidR="00740D6B" w:rsidRPr="00740D6B" w:rsidRDefault="00740D6B" w:rsidP="00740D6B">
      <w:pPr>
        <w:numPr>
          <w:ilvl w:val="0"/>
          <w:numId w:val="15"/>
        </w:numPr>
      </w:pPr>
      <w:r w:rsidRPr="00740D6B">
        <w:rPr>
          <w:b/>
          <w:bCs/>
        </w:rPr>
        <w:t>Output</w:t>
      </w:r>
      <w:r w:rsidRPr="00740D6B">
        <w:t>: Raw packet data forwarded via the Packet Forwarder.</w:t>
      </w:r>
    </w:p>
    <w:p w14:paraId="0EAD65DD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4. Packet Forwarder (UDP/BasicStation)</w:t>
      </w:r>
    </w:p>
    <w:p w14:paraId="2D297679" w14:textId="77777777" w:rsidR="00740D6B" w:rsidRPr="00740D6B" w:rsidRDefault="00740D6B" w:rsidP="00740D6B">
      <w:pPr>
        <w:numPr>
          <w:ilvl w:val="0"/>
          <w:numId w:val="16"/>
        </w:numPr>
      </w:pPr>
      <w:r w:rsidRPr="00740D6B">
        <w:rPr>
          <w:b/>
          <w:bCs/>
        </w:rPr>
        <w:t>Role</w:t>
      </w:r>
      <w:r w:rsidRPr="00740D6B">
        <w:t>: Software layer that facilitates communication between the gateway and the network server.</w:t>
      </w:r>
    </w:p>
    <w:p w14:paraId="2AB2D9B9" w14:textId="77777777" w:rsidR="00740D6B" w:rsidRPr="00740D6B" w:rsidRDefault="00740D6B" w:rsidP="00740D6B">
      <w:pPr>
        <w:numPr>
          <w:ilvl w:val="0"/>
          <w:numId w:val="16"/>
        </w:numPr>
      </w:pPr>
      <w:r w:rsidRPr="00740D6B">
        <w:rPr>
          <w:b/>
          <w:bCs/>
        </w:rPr>
        <w:t>Process</w:t>
      </w:r>
      <w:r w:rsidRPr="00740D6B">
        <w:t>:</w:t>
      </w:r>
    </w:p>
    <w:p w14:paraId="2A5758EA" w14:textId="31BD79C8" w:rsidR="00740D6B" w:rsidRPr="00740D6B" w:rsidRDefault="00740D6B" w:rsidP="00740D6B">
      <w:pPr>
        <w:numPr>
          <w:ilvl w:val="1"/>
          <w:numId w:val="16"/>
        </w:numPr>
      </w:pPr>
      <w:r w:rsidRPr="00740D6B">
        <w:rPr>
          <w:b/>
          <w:bCs/>
        </w:rPr>
        <w:t>Uplink</w:t>
      </w:r>
      <w:r w:rsidRPr="00740D6B">
        <w:t>: Forwards received packets over UDP</w:t>
      </w:r>
      <w:r w:rsidR="00347F90">
        <w:t xml:space="preserve"> (</w:t>
      </w:r>
      <w:r w:rsidR="00347F90" w:rsidRPr="00347F90">
        <w:t>User Datagram Protocol</w:t>
      </w:r>
      <w:r w:rsidR="00347F90">
        <w:t xml:space="preserve">) </w:t>
      </w:r>
      <w:r w:rsidRPr="00740D6B">
        <w:t>or BasicStation protocol to the network server, including gateway metadata.</w:t>
      </w:r>
    </w:p>
    <w:p w14:paraId="73FAC027" w14:textId="77777777" w:rsidR="00740D6B" w:rsidRPr="00740D6B" w:rsidRDefault="00740D6B" w:rsidP="00740D6B">
      <w:pPr>
        <w:numPr>
          <w:ilvl w:val="1"/>
          <w:numId w:val="16"/>
        </w:numPr>
      </w:pPr>
      <w:r w:rsidRPr="00740D6B">
        <w:rPr>
          <w:b/>
          <w:bCs/>
        </w:rPr>
        <w:lastRenderedPageBreak/>
        <w:t>Downlink</w:t>
      </w:r>
      <w:r w:rsidRPr="00740D6B">
        <w:t>: Receives commands or data from the network server and sends them to the gateway for transmission to devices.</w:t>
      </w:r>
    </w:p>
    <w:p w14:paraId="75AA8C61" w14:textId="77777777" w:rsidR="00740D6B" w:rsidRPr="00740D6B" w:rsidRDefault="00740D6B" w:rsidP="00740D6B">
      <w:pPr>
        <w:numPr>
          <w:ilvl w:val="0"/>
          <w:numId w:val="16"/>
        </w:numPr>
      </w:pPr>
      <w:r w:rsidRPr="00740D6B">
        <w:rPr>
          <w:b/>
          <w:bCs/>
        </w:rPr>
        <w:t>Output</w:t>
      </w:r>
      <w:r w:rsidRPr="00740D6B">
        <w:t>: Packet data sent to the network server.</w:t>
      </w:r>
    </w:p>
    <w:p w14:paraId="2AD85AF4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5. Network Server (LNS)</w:t>
      </w:r>
    </w:p>
    <w:p w14:paraId="492603E7" w14:textId="77777777" w:rsidR="00740D6B" w:rsidRPr="00740D6B" w:rsidRDefault="00740D6B" w:rsidP="00740D6B">
      <w:pPr>
        <w:numPr>
          <w:ilvl w:val="0"/>
          <w:numId w:val="17"/>
        </w:numPr>
      </w:pPr>
      <w:r w:rsidRPr="00740D6B">
        <w:rPr>
          <w:b/>
          <w:bCs/>
        </w:rPr>
        <w:t>Role</w:t>
      </w:r>
      <w:r w:rsidRPr="00740D6B">
        <w:t>: Manages the LoRaWAN network, including device authentication, session management, and routing.</w:t>
      </w:r>
    </w:p>
    <w:p w14:paraId="527096C6" w14:textId="77777777" w:rsidR="00740D6B" w:rsidRPr="00740D6B" w:rsidRDefault="00740D6B" w:rsidP="00740D6B">
      <w:pPr>
        <w:numPr>
          <w:ilvl w:val="0"/>
          <w:numId w:val="17"/>
        </w:numPr>
      </w:pPr>
      <w:r w:rsidRPr="00740D6B">
        <w:rPr>
          <w:b/>
          <w:bCs/>
        </w:rPr>
        <w:t>Process</w:t>
      </w:r>
      <w:r w:rsidRPr="00740D6B">
        <w:t>:</w:t>
      </w:r>
    </w:p>
    <w:p w14:paraId="44550C50" w14:textId="77777777" w:rsidR="00740D6B" w:rsidRPr="00740D6B" w:rsidRDefault="00740D6B" w:rsidP="00740D6B">
      <w:pPr>
        <w:numPr>
          <w:ilvl w:val="1"/>
          <w:numId w:val="17"/>
        </w:numPr>
      </w:pPr>
      <w:r w:rsidRPr="00740D6B">
        <w:rPr>
          <w:b/>
          <w:bCs/>
        </w:rPr>
        <w:t>Authentication</w:t>
      </w:r>
      <w:r w:rsidRPr="00740D6B">
        <w:t>:</w:t>
      </w:r>
    </w:p>
    <w:p w14:paraId="0DC61F80" w14:textId="7F3FC87A" w:rsidR="00740D6B" w:rsidRPr="00740D6B" w:rsidRDefault="00740D6B" w:rsidP="00740D6B">
      <w:pPr>
        <w:numPr>
          <w:ilvl w:val="2"/>
          <w:numId w:val="17"/>
        </w:numPr>
      </w:pPr>
      <w:r w:rsidRPr="00740D6B">
        <w:t xml:space="preserve">For OTAA: </w:t>
      </w:r>
      <w:r w:rsidR="008E737E">
        <w:t>(</w:t>
      </w:r>
      <w:r w:rsidR="008E737E" w:rsidRPr="008E737E">
        <w:t xml:space="preserve">Over-the-Air Activation </w:t>
      </w:r>
      <w:r w:rsidRPr="00740D6B">
        <w:t>Processes</w:t>
      </w:r>
      <w:r w:rsidR="008E737E">
        <w:t xml:space="preserve">) </w:t>
      </w:r>
      <w:r w:rsidRPr="00740D6B">
        <w:t>Join Request, verifies DevEUI, AppEUI, and AppKey, and issues DevAddr, NwkSKey, and AppSKey in Join Accept.</w:t>
      </w:r>
    </w:p>
    <w:p w14:paraId="04B31B17" w14:textId="58FC7BAB" w:rsidR="00740D6B" w:rsidRPr="00740D6B" w:rsidRDefault="00740D6B" w:rsidP="00740D6B">
      <w:pPr>
        <w:numPr>
          <w:ilvl w:val="2"/>
          <w:numId w:val="17"/>
        </w:numPr>
      </w:pPr>
      <w:r w:rsidRPr="00740D6B">
        <w:t>For ABP:</w:t>
      </w:r>
      <w:r w:rsidR="00A75078">
        <w:t xml:space="preserve"> </w:t>
      </w:r>
      <w:r w:rsidR="008E737E" w:rsidRPr="008E737E">
        <w:t>(Activation By Personalization)</w:t>
      </w:r>
      <w:r w:rsidRPr="00740D6B">
        <w:t xml:space="preserve"> Uses pre-configured keys.</w:t>
      </w:r>
    </w:p>
    <w:p w14:paraId="6622ED90" w14:textId="77777777" w:rsidR="00740D6B" w:rsidRPr="00740D6B" w:rsidRDefault="00740D6B" w:rsidP="00740D6B">
      <w:pPr>
        <w:numPr>
          <w:ilvl w:val="1"/>
          <w:numId w:val="17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65008D98" w14:textId="2B04EBED" w:rsidR="00740D6B" w:rsidRPr="00740D6B" w:rsidRDefault="00740D6B" w:rsidP="00740D6B">
      <w:pPr>
        <w:numPr>
          <w:ilvl w:val="2"/>
          <w:numId w:val="17"/>
        </w:numPr>
      </w:pPr>
      <w:r w:rsidRPr="00740D6B">
        <w:t>Verifies MIC</w:t>
      </w:r>
      <w:r w:rsidR="008E737E">
        <w:t xml:space="preserve"> (</w:t>
      </w:r>
      <w:r w:rsidR="008E737E" w:rsidRPr="008E737E">
        <w:t>Message Integrity Code</w:t>
      </w:r>
      <w:r w:rsidR="008E737E">
        <w:t>)</w:t>
      </w:r>
      <w:r w:rsidRPr="00740D6B">
        <w:t xml:space="preserve"> using NwkSKey to ensure packet integrity and authenticity.</w:t>
      </w:r>
    </w:p>
    <w:p w14:paraId="6144E9B7" w14:textId="77777777" w:rsidR="00740D6B" w:rsidRPr="00740D6B" w:rsidRDefault="00740D6B" w:rsidP="00740D6B">
      <w:pPr>
        <w:numPr>
          <w:ilvl w:val="2"/>
          <w:numId w:val="17"/>
        </w:numPr>
      </w:pPr>
      <w:r w:rsidRPr="00740D6B">
        <w:t>Protects against replay attacks by checking Frame Counter values.</w:t>
      </w:r>
    </w:p>
    <w:p w14:paraId="2BC70818" w14:textId="77777777" w:rsidR="00740D6B" w:rsidRPr="00740D6B" w:rsidRDefault="00740D6B" w:rsidP="00740D6B">
      <w:pPr>
        <w:numPr>
          <w:ilvl w:val="1"/>
          <w:numId w:val="17"/>
        </w:numPr>
      </w:pPr>
      <w:r w:rsidRPr="00740D6B">
        <w:rPr>
          <w:b/>
          <w:bCs/>
        </w:rPr>
        <w:t>Routing</w:t>
      </w:r>
      <w:r w:rsidRPr="00740D6B">
        <w:t>: Decrypts network-layer headers, routes payload to the appropriate application server.</w:t>
      </w:r>
    </w:p>
    <w:p w14:paraId="0D8E48CE" w14:textId="77777777" w:rsidR="00740D6B" w:rsidRPr="00740D6B" w:rsidRDefault="00740D6B" w:rsidP="00740D6B">
      <w:pPr>
        <w:numPr>
          <w:ilvl w:val="1"/>
          <w:numId w:val="17"/>
        </w:numPr>
      </w:pPr>
      <w:r w:rsidRPr="00740D6B">
        <w:rPr>
          <w:b/>
          <w:bCs/>
        </w:rPr>
        <w:t>Downlink Scheduling</w:t>
      </w:r>
      <w:r w:rsidRPr="00740D6B">
        <w:t>: Manages downlink messages (e.g., acknowledgments, commands) based on device class (A, B, or C).</w:t>
      </w:r>
    </w:p>
    <w:p w14:paraId="268BB046" w14:textId="77777777" w:rsidR="00740D6B" w:rsidRPr="00740D6B" w:rsidRDefault="00740D6B" w:rsidP="00740D6B">
      <w:pPr>
        <w:numPr>
          <w:ilvl w:val="0"/>
          <w:numId w:val="17"/>
        </w:numPr>
      </w:pPr>
      <w:r w:rsidRPr="00740D6B">
        <w:rPr>
          <w:b/>
          <w:bCs/>
        </w:rPr>
        <w:t>Output</w:t>
      </w:r>
      <w:r w:rsidRPr="00740D6B">
        <w:t>: Decrypted application payload forwarded to the application server.</w:t>
      </w:r>
    </w:p>
    <w:p w14:paraId="57F63210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6. Application Server</w:t>
      </w:r>
    </w:p>
    <w:p w14:paraId="1AEB7857" w14:textId="77777777" w:rsidR="00740D6B" w:rsidRPr="00740D6B" w:rsidRDefault="00740D6B" w:rsidP="00740D6B">
      <w:pPr>
        <w:numPr>
          <w:ilvl w:val="0"/>
          <w:numId w:val="18"/>
        </w:numPr>
      </w:pPr>
      <w:r w:rsidRPr="00740D6B">
        <w:rPr>
          <w:b/>
          <w:bCs/>
        </w:rPr>
        <w:t>Role</w:t>
      </w:r>
      <w:r w:rsidRPr="00740D6B">
        <w:t>: Processes application-specific data and provides interfaces for end-user applications.</w:t>
      </w:r>
    </w:p>
    <w:p w14:paraId="567463FE" w14:textId="77777777" w:rsidR="00740D6B" w:rsidRPr="00740D6B" w:rsidRDefault="00740D6B" w:rsidP="00740D6B">
      <w:pPr>
        <w:numPr>
          <w:ilvl w:val="0"/>
          <w:numId w:val="18"/>
        </w:numPr>
      </w:pPr>
      <w:r w:rsidRPr="00740D6B">
        <w:rPr>
          <w:b/>
          <w:bCs/>
        </w:rPr>
        <w:t>Process</w:t>
      </w:r>
      <w:r w:rsidRPr="00740D6B">
        <w:t>:</w:t>
      </w:r>
    </w:p>
    <w:p w14:paraId="4A2CDE91" w14:textId="77777777" w:rsidR="00740D6B" w:rsidRPr="00740D6B" w:rsidRDefault="00740D6B" w:rsidP="00740D6B">
      <w:pPr>
        <w:numPr>
          <w:ilvl w:val="1"/>
          <w:numId w:val="18"/>
        </w:numPr>
      </w:pPr>
      <w:r w:rsidRPr="00740D6B">
        <w:rPr>
          <w:b/>
          <w:bCs/>
        </w:rPr>
        <w:t>Payload Decryption</w:t>
      </w:r>
      <w:r w:rsidRPr="00740D6B">
        <w:t>: Decrypts the application payload using AppSKey.</w:t>
      </w:r>
    </w:p>
    <w:p w14:paraId="36632B9B" w14:textId="77777777" w:rsidR="00740D6B" w:rsidRPr="00740D6B" w:rsidRDefault="00740D6B" w:rsidP="00740D6B">
      <w:pPr>
        <w:numPr>
          <w:ilvl w:val="1"/>
          <w:numId w:val="18"/>
        </w:numPr>
      </w:pPr>
      <w:r w:rsidRPr="00740D6B">
        <w:rPr>
          <w:b/>
          <w:bCs/>
        </w:rPr>
        <w:t>Data Processing</w:t>
      </w:r>
      <w:r w:rsidRPr="00740D6B">
        <w:t>: Converts raw data into meaningful information (e.g., sensor readings into charts).</w:t>
      </w:r>
    </w:p>
    <w:p w14:paraId="158CA55D" w14:textId="77777777" w:rsidR="00740D6B" w:rsidRPr="00740D6B" w:rsidRDefault="00740D6B" w:rsidP="00740D6B">
      <w:pPr>
        <w:numPr>
          <w:ilvl w:val="1"/>
          <w:numId w:val="18"/>
        </w:numPr>
      </w:pPr>
      <w:r w:rsidRPr="00740D6B">
        <w:rPr>
          <w:b/>
          <w:bCs/>
        </w:rPr>
        <w:t>Downlink Commands</w:t>
      </w:r>
      <w:r w:rsidRPr="00740D6B">
        <w:t>: Generates commands or configuration updates for devices (e.g., adjust sensor frequency).</w:t>
      </w:r>
    </w:p>
    <w:p w14:paraId="4FB0A246" w14:textId="77777777" w:rsidR="00740D6B" w:rsidRPr="00740D6B" w:rsidRDefault="00740D6B" w:rsidP="00740D6B">
      <w:pPr>
        <w:numPr>
          <w:ilvl w:val="0"/>
          <w:numId w:val="18"/>
        </w:numPr>
      </w:pPr>
      <w:r w:rsidRPr="00740D6B">
        <w:rPr>
          <w:b/>
          <w:bCs/>
        </w:rPr>
        <w:t>Output</w:t>
      </w:r>
      <w:r w:rsidRPr="00740D6B">
        <w:t>: Processed data sent to the database or API backend.</w:t>
      </w:r>
    </w:p>
    <w:p w14:paraId="464E27D4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lastRenderedPageBreak/>
        <w:t>7. Database / API Backend</w:t>
      </w:r>
    </w:p>
    <w:p w14:paraId="3F5AC609" w14:textId="77777777" w:rsidR="00740D6B" w:rsidRPr="00740D6B" w:rsidRDefault="00740D6B" w:rsidP="00740D6B">
      <w:pPr>
        <w:numPr>
          <w:ilvl w:val="0"/>
          <w:numId w:val="19"/>
        </w:numPr>
      </w:pPr>
      <w:r w:rsidRPr="00740D6B">
        <w:rPr>
          <w:b/>
          <w:bCs/>
        </w:rPr>
        <w:t>Role</w:t>
      </w:r>
      <w:r w:rsidRPr="00740D6B">
        <w:t>: Stores processed data and provides APIs for data access or integration.</w:t>
      </w:r>
    </w:p>
    <w:p w14:paraId="186C0ED4" w14:textId="77777777" w:rsidR="00740D6B" w:rsidRPr="00740D6B" w:rsidRDefault="00740D6B" w:rsidP="00740D6B">
      <w:pPr>
        <w:numPr>
          <w:ilvl w:val="0"/>
          <w:numId w:val="19"/>
        </w:numPr>
      </w:pPr>
      <w:r w:rsidRPr="00740D6B">
        <w:rPr>
          <w:b/>
          <w:bCs/>
        </w:rPr>
        <w:t>Process</w:t>
      </w:r>
      <w:r w:rsidRPr="00740D6B">
        <w:t>:</w:t>
      </w:r>
    </w:p>
    <w:p w14:paraId="0481A067" w14:textId="77777777" w:rsidR="00740D6B" w:rsidRPr="00740D6B" w:rsidRDefault="00740D6B" w:rsidP="00740D6B">
      <w:pPr>
        <w:numPr>
          <w:ilvl w:val="1"/>
          <w:numId w:val="19"/>
        </w:numPr>
      </w:pPr>
      <w:r w:rsidRPr="00740D6B">
        <w:rPr>
          <w:b/>
          <w:bCs/>
        </w:rPr>
        <w:t>Data Storage</w:t>
      </w:r>
      <w:r w:rsidRPr="00740D6B">
        <w:t>: Stores sensor data, device metadata, and historical records in a database.</w:t>
      </w:r>
    </w:p>
    <w:p w14:paraId="7BF34A88" w14:textId="77777777" w:rsidR="00740D6B" w:rsidRPr="00740D6B" w:rsidRDefault="00740D6B" w:rsidP="00740D6B">
      <w:pPr>
        <w:numPr>
          <w:ilvl w:val="1"/>
          <w:numId w:val="19"/>
        </w:numPr>
      </w:pPr>
      <w:r w:rsidRPr="00740D6B">
        <w:rPr>
          <w:b/>
          <w:bCs/>
        </w:rPr>
        <w:t>API Services</w:t>
      </w:r>
      <w:r w:rsidRPr="00740D6B">
        <w:t>: Provides RESTful or other APIs for dashboards or third-party applications to retrieve or send data.</w:t>
      </w:r>
    </w:p>
    <w:p w14:paraId="3F7F4FAC" w14:textId="77777777" w:rsidR="00740D6B" w:rsidRPr="00740D6B" w:rsidRDefault="00740D6B" w:rsidP="00740D6B">
      <w:pPr>
        <w:numPr>
          <w:ilvl w:val="0"/>
          <w:numId w:val="19"/>
        </w:numPr>
      </w:pPr>
      <w:r w:rsidRPr="00740D6B">
        <w:rPr>
          <w:b/>
          <w:bCs/>
        </w:rPr>
        <w:t>Output</w:t>
      </w:r>
      <w:r w:rsidRPr="00740D6B">
        <w:t>: Data accessible for visualization or further processing.</w:t>
      </w:r>
    </w:p>
    <w:p w14:paraId="12205486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8. End User Dashboard (Web/App)</w:t>
      </w:r>
    </w:p>
    <w:p w14:paraId="7D5766C0" w14:textId="77777777" w:rsidR="00740D6B" w:rsidRPr="00740D6B" w:rsidRDefault="00740D6B" w:rsidP="00740D6B">
      <w:pPr>
        <w:numPr>
          <w:ilvl w:val="0"/>
          <w:numId w:val="20"/>
        </w:numPr>
      </w:pPr>
      <w:r w:rsidRPr="00740D6B">
        <w:rPr>
          <w:b/>
          <w:bCs/>
        </w:rPr>
        <w:t>Role</w:t>
      </w:r>
      <w:r w:rsidRPr="00740D6B">
        <w:t>: User interface for visualizing data and interacting with the system.</w:t>
      </w:r>
    </w:p>
    <w:p w14:paraId="1D0DDE4B" w14:textId="77777777" w:rsidR="00740D6B" w:rsidRPr="00740D6B" w:rsidRDefault="00740D6B" w:rsidP="00740D6B">
      <w:pPr>
        <w:numPr>
          <w:ilvl w:val="0"/>
          <w:numId w:val="20"/>
        </w:numPr>
      </w:pPr>
      <w:r w:rsidRPr="00740D6B">
        <w:rPr>
          <w:b/>
          <w:bCs/>
        </w:rPr>
        <w:t>Process</w:t>
      </w:r>
      <w:r w:rsidRPr="00740D6B">
        <w:t>:</w:t>
      </w:r>
    </w:p>
    <w:p w14:paraId="3815B78B" w14:textId="77777777" w:rsidR="00740D6B" w:rsidRPr="00740D6B" w:rsidRDefault="00740D6B" w:rsidP="00740D6B">
      <w:pPr>
        <w:numPr>
          <w:ilvl w:val="1"/>
          <w:numId w:val="20"/>
        </w:numPr>
      </w:pPr>
      <w:r w:rsidRPr="00740D6B">
        <w:rPr>
          <w:b/>
          <w:bCs/>
        </w:rPr>
        <w:t>Data Visualization</w:t>
      </w:r>
      <w:r w:rsidRPr="00740D6B">
        <w:t>: Displays sensor data in charts, graphs, or alerts (e.g., temperature trends).</w:t>
      </w:r>
    </w:p>
    <w:p w14:paraId="342F103C" w14:textId="77777777" w:rsidR="00740D6B" w:rsidRPr="00740D6B" w:rsidRDefault="00740D6B" w:rsidP="00740D6B">
      <w:pPr>
        <w:numPr>
          <w:ilvl w:val="1"/>
          <w:numId w:val="20"/>
        </w:numPr>
      </w:pPr>
      <w:r w:rsidRPr="00740D6B">
        <w:rPr>
          <w:b/>
          <w:bCs/>
        </w:rPr>
        <w:t>User Interaction</w:t>
      </w:r>
      <w:r w:rsidRPr="00740D6B">
        <w:t>: Allows users to send commands (e.g., turn on a device) or configure settings.</w:t>
      </w:r>
    </w:p>
    <w:p w14:paraId="0C8EA53E" w14:textId="77777777" w:rsidR="00740D6B" w:rsidRPr="00740D6B" w:rsidRDefault="00740D6B" w:rsidP="00740D6B">
      <w:pPr>
        <w:numPr>
          <w:ilvl w:val="0"/>
          <w:numId w:val="20"/>
        </w:numPr>
      </w:pPr>
      <w:r w:rsidRPr="00740D6B">
        <w:rPr>
          <w:b/>
          <w:bCs/>
        </w:rPr>
        <w:t>Output</w:t>
      </w:r>
      <w:r w:rsidRPr="00740D6B">
        <w:t>: User-facing insights and control interface.</w:t>
      </w:r>
    </w:p>
    <w:p w14:paraId="5765EE06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Uplink Workflow (Device to Dashboard)</w:t>
      </w:r>
    </w:p>
    <w:p w14:paraId="7C69465A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End Device</w:t>
      </w:r>
      <w:r w:rsidRPr="00740D6B">
        <w:t>: Collects data, encrypts it, adds LoRaWAN headers, and transmits via LoRa PHY (chirp modulation, SF7–12).</w:t>
      </w:r>
    </w:p>
    <w:p w14:paraId="6DBCD34B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LoRa Gateway</w:t>
      </w:r>
      <w:r w:rsidRPr="00740D6B">
        <w:t>: Receives and demodulates the signal, forwards packets via Packet Forwarder.</w:t>
      </w:r>
    </w:p>
    <w:p w14:paraId="0002D3F8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Network Server</w:t>
      </w:r>
      <w:r w:rsidRPr="00740D6B">
        <w:t>: Authenticates, verifies MIC, decrypts network headers, and routes payload to the application server.</w:t>
      </w:r>
    </w:p>
    <w:p w14:paraId="078A7DFB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Application Server</w:t>
      </w:r>
      <w:r w:rsidRPr="00740D6B">
        <w:t>: Decrypts payload, processes data, and forwards to the backend.</w:t>
      </w:r>
    </w:p>
    <w:p w14:paraId="670FB217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Database/API Backend</w:t>
      </w:r>
      <w:r w:rsidRPr="00740D6B">
        <w:t>: Stores data and provides access via APIs.</w:t>
      </w:r>
    </w:p>
    <w:p w14:paraId="603014F6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End User Dashboard</w:t>
      </w:r>
      <w:r w:rsidRPr="00740D6B">
        <w:t>: Retrieves data via APIs and displays it to the user.</w:t>
      </w:r>
    </w:p>
    <w:p w14:paraId="2FA104B9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Downlink Workflow (Dashboard to Device)</w:t>
      </w:r>
    </w:p>
    <w:p w14:paraId="4F3F0180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End User Dashboard</w:t>
      </w:r>
      <w:r w:rsidRPr="00740D6B">
        <w:t>: User sends a command (e.g., configure device) via the web/app.</w:t>
      </w:r>
    </w:p>
    <w:p w14:paraId="3F29729A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Database/API Backend</w:t>
      </w:r>
      <w:r w:rsidRPr="00740D6B">
        <w:t>: Receives the command and forwards it to the application server.</w:t>
      </w:r>
    </w:p>
    <w:p w14:paraId="341E5563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lastRenderedPageBreak/>
        <w:t>Application Server</w:t>
      </w:r>
      <w:r w:rsidRPr="00740D6B">
        <w:t>: Encrypts the command with AppSKey and sends it to the network server.</w:t>
      </w:r>
    </w:p>
    <w:p w14:paraId="0ABE8FD5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Network Server</w:t>
      </w:r>
      <w:r w:rsidRPr="00740D6B">
        <w:t>: Adds network headers, schedules downlink transmission, and sends to the gateway.</w:t>
      </w:r>
    </w:p>
    <w:p w14:paraId="4BA0A230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LoRa Gateway</w:t>
      </w:r>
      <w:r w:rsidRPr="00740D6B">
        <w:t>: Modulates the command using LoRa PHY and transmits to the device.</w:t>
      </w:r>
    </w:p>
    <w:p w14:paraId="6C7AF409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End Device</w:t>
      </w:r>
      <w:r w:rsidRPr="00740D6B">
        <w:t>: Receives, decrypts, and processes the command.</w:t>
      </w:r>
    </w:p>
    <w:p w14:paraId="43F0ECFD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Key Technical Aspects</w:t>
      </w:r>
    </w:p>
    <w:p w14:paraId="0CC07929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LoRaWAN Headers</w:t>
      </w:r>
      <w:r w:rsidRPr="00740D6B">
        <w:t>: Include PHY header (preamble + CRC) and MAC header (DevAddr, Frame Counter, etc.).</w:t>
      </w:r>
    </w:p>
    <w:p w14:paraId="4EF4C5CD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1F55343F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t>NwkSKey: Ensures network-layer security (MIC, routing).</w:t>
      </w:r>
    </w:p>
    <w:p w14:paraId="22C22882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t>AppSKey: Ensures application-layer security (payload encryption).</w:t>
      </w:r>
    </w:p>
    <w:p w14:paraId="0D98D1FB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t>Replay attack protection via Frame Counter checks.</w:t>
      </w:r>
    </w:p>
    <w:p w14:paraId="3ABC39FD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Chirp Modulation/Demodulation</w:t>
      </w:r>
      <w:r w:rsidRPr="00740D6B">
        <w:t>: Uses CSS for robust, long-range communication.</w:t>
      </w:r>
    </w:p>
    <w:p w14:paraId="62097467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Energy Consumption</w:t>
      </w:r>
      <w:r w:rsidRPr="00740D6B">
        <w:t>: Optimized by using low-power modes (Class A), adaptive data rates, and efficient spreading factors.</w:t>
      </w:r>
    </w:p>
    <w:p w14:paraId="1FC376ED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Device Classes</w:t>
      </w:r>
      <w:r w:rsidRPr="00740D6B">
        <w:t>:</w:t>
      </w:r>
    </w:p>
    <w:p w14:paraId="28B61DF8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rPr>
          <w:b/>
          <w:bCs/>
        </w:rPr>
        <w:t>Class A</w:t>
      </w:r>
      <w:r w:rsidRPr="00740D6B">
        <w:t>: Lowest power, uplink followed by two short downlink windows.</w:t>
      </w:r>
    </w:p>
    <w:p w14:paraId="6DA86B96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rPr>
          <w:b/>
          <w:bCs/>
        </w:rPr>
        <w:t>Class B</w:t>
      </w:r>
      <w:r w:rsidRPr="00740D6B">
        <w:t>: Scheduled downlink windows for low-latency applications.</w:t>
      </w:r>
    </w:p>
    <w:p w14:paraId="7134580B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rPr>
          <w:b/>
          <w:bCs/>
        </w:rPr>
        <w:t>Class C</w:t>
      </w:r>
      <w:r w:rsidRPr="00740D6B">
        <w:t>: Continuous listening for downlink, higher energy consumption.</w:t>
      </w:r>
    </w:p>
    <w:p w14:paraId="00229643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Start and End Points</w:t>
      </w:r>
    </w:p>
    <w:p w14:paraId="49EB29FB" w14:textId="77777777" w:rsidR="00740D6B" w:rsidRPr="00740D6B" w:rsidRDefault="00740D6B" w:rsidP="00740D6B">
      <w:pPr>
        <w:numPr>
          <w:ilvl w:val="0"/>
          <w:numId w:val="24"/>
        </w:numPr>
      </w:pPr>
      <w:r w:rsidRPr="00740D6B">
        <w:rPr>
          <w:b/>
          <w:bCs/>
        </w:rPr>
        <w:t>Start</w:t>
      </w:r>
      <w:r w:rsidRPr="00740D6B">
        <w:t>: End Device (Node) collects and transmits data.</w:t>
      </w:r>
    </w:p>
    <w:p w14:paraId="5DB67161" w14:textId="77777777" w:rsidR="00740D6B" w:rsidRPr="00740D6B" w:rsidRDefault="00740D6B" w:rsidP="00740D6B">
      <w:pPr>
        <w:numPr>
          <w:ilvl w:val="0"/>
          <w:numId w:val="24"/>
        </w:numPr>
      </w:pPr>
      <w:r w:rsidRPr="00740D6B">
        <w:rPr>
          <w:b/>
          <w:bCs/>
        </w:rPr>
        <w:t>End</w:t>
      </w:r>
      <w:r w:rsidRPr="00740D6B">
        <w:t>: End User Dashboard displays data or sends commands back to the device.</w:t>
      </w:r>
    </w:p>
    <w:p w14:paraId="4856EB90" w14:textId="77777777" w:rsidR="00740D6B" w:rsidRDefault="00740D6B"/>
    <w:p w14:paraId="6B81A16C" w14:textId="4158892B" w:rsidR="00740D6B" w:rsidRPr="00740D6B" w:rsidRDefault="00740D6B" w:rsidP="00740D6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2</w:t>
      </w:r>
      <w:r w:rsidRPr="00740D6B">
        <w:rPr>
          <w:b/>
          <w:bCs/>
          <w:sz w:val="44"/>
          <w:szCs w:val="44"/>
          <w:u w:val="single"/>
          <w:vertAlign w:val="superscript"/>
        </w:rPr>
        <w:t>nd</w:t>
      </w:r>
      <w:r>
        <w:rPr>
          <w:b/>
          <w:bCs/>
          <w:sz w:val="44"/>
          <w:szCs w:val="44"/>
          <w:u w:val="single"/>
        </w:rPr>
        <w:t xml:space="preserve"> </w:t>
      </w:r>
      <w:r w:rsidRPr="00740D6B">
        <w:rPr>
          <w:b/>
          <w:bCs/>
          <w:sz w:val="44"/>
          <w:szCs w:val="44"/>
          <w:u w:val="single"/>
        </w:rPr>
        <w:t>Architecture</w:t>
      </w:r>
    </w:p>
    <w:p w14:paraId="35B98070" w14:textId="77777777" w:rsidR="00740D6B" w:rsidRDefault="00740D6B"/>
    <w:p w14:paraId="07CF9ED8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LoRaWAN Architecture Workflow</w:t>
      </w:r>
    </w:p>
    <w:p w14:paraId="430D771F" w14:textId="77777777" w:rsidR="00740D6B" w:rsidRPr="00740D6B" w:rsidRDefault="00740D6B" w:rsidP="00740D6B">
      <w:r w:rsidRPr="00740D6B">
        <w:t>This document provides a comprehensive and detailed architecture workflow for a LoRaWAN system, outlining the end-to-end data flow from the end device (node) to the end-</w:t>
      </w:r>
      <w:r w:rsidRPr="00740D6B">
        <w:lastRenderedPageBreak/>
        <w:t>user dashboard, including uplink and downlink processes, advanced features, and security mechanisms. It incorporates key LoRaWAN components, protocols, modulation techniques, and considerations for scalability, reliability, and energy efficiency.</w:t>
      </w:r>
    </w:p>
    <w:p w14:paraId="769FB201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Workflow Overview</w:t>
      </w:r>
    </w:p>
    <w:p w14:paraId="677CD715" w14:textId="77777777" w:rsidR="00740D6B" w:rsidRPr="00740D6B" w:rsidRDefault="00740D6B" w:rsidP="00740D6B">
      <w:r w:rsidRPr="00740D6B">
        <w:t>The LoRaWAN architecture facilitates low-power, long-range communication for IoT devices. The workflow covers:</w:t>
      </w:r>
    </w:p>
    <w:p w14:paraId="3B54313F" w14:textId="77777777" w:rsidR="00740D6B" w:rsidRPr="00740D6B" w:rsidRDefault="00740D6B" w:rsidP="00740D6B">
      <w:pPr>
        <w:numPr>
          <w:ilvl w:val="0"/>
          <w:numId w:val="25"/>
        </w:numPr>
      </w:pPr>
      <w:r w:rsidRPr="00740D6B">
        <w:rPr>
          <w:b/>
          <w:bCs/>
        </w:rPr>
        <w:t>Uplink</w:t>
      </w:r>
      <w:r w:rsidRPr="00740D6B">
        <w:t>: Data transmission from end devices to the application/dashboard.</w:t>
      </w:r>
    </w:p>
    <w:p w14:paraId="27F217F4" w14:textId="77777777" w:rsidR="00740D6B" w:rsidRPr="00740D6B" w:rsidRDefault="00740D6B" w:rsidP="00740D6B">
      <w:pPr>
        <w:numPr>
          <w:ilvl w:val="0"/>
          <w:numId w:val="25"/>
        </w:numPr>
      </w:pPr>
      <w:r w:rsidRPr="00740D6B">
        <w:rPr>
          <w:b/>
          <w:bCs/>
        </w:rPr>
        <w:t>Downlink</w:t>
      </w:r>
      <w:r w:rsidRPr="00740D6B">
        <w:t>: Commands or data from the application/dashboard to end devices.</w:t>
      </w:r>
    </w:p>
    <w:p w14:paraId="0D8DABDC" w14:textId="77777777" w:rsidR="00740D6B" w:rsidRPr="00740D6B" w:rsidRDefault="00740D6B" w:rsidP="00740D6B">
      <w:pPr>
        <w:numPr>
          <w:ilvl w:val="0"/>
          <w:numId w:val="25"/>
        </w:numPr>
      </w:pPr>
      <w:r w:rsidRPr="00740D6B">
        <w:rPr>
          <w:b/>
          <w:bCs/>
        </w:rPr>
        <w:t>Key Components</w:t>
      </w:r>
      <w:r w:rsidRPr="00740D6B">
        <w:t>: End devices, LoRa PHY, gateways, packet forwarders, network server (LNS), application server, backend, and user dashboard.</w:t>
      </w:r>
    </w:p>
    <w:p w14:paraId="0F06BD97" w14:textId="77777777" w:rsidR="00740D6B" w:rsidRPr="00740D6B" w:rsidRDefault="00740D6B" w:rsidP="00740D6B">
      <w:pPr>
        <w:numPr>
          <w:ilvl w:val="0"/>
          <w:numId w:val="25"/>
        </w:numPr>
      </w:pPr>
      <w:r w:rsidRPr="00740D6B">
        <w:rPr>
          <w:b/>
          <w:bCs/>
        </w:rPr>
        <w:t>Advanced Features</w:t>
      </w:r>
      <w:r w:rsidRPr="00740D6B">
        <w:t>: Adaptive Data Rate (ADR), frequency hopping, multi-gateway support, security (OTAA/ABP), and error handling.</w:t>
      </w:r>
    </w:p>
    <w:p w14:paraId="10A3F2D8" w14:textId="77777777" w:rsidR="00740D6B" w:rsidRPr="00740D6B" w:rsidRDefault="00000000" w:rsidP="00740D6B">
      <w:r>
        <w:pict w14:anchorId="7C506CBD">
          <v:rect id="_x0000_i1025" style="width:0;height:1.5pt" o:hralign="center" o:hrstd="t" o:hr="t" fillcolor="#a0a0a0" stroked="f"/>
        </w:pict>
      </w:r>
    </w:p>
    <w:p w14:paraId="7CA809A7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1. End Device (Node)</w:t>
      </w:r>
    </w:p>
    <w:p w14:paraId="55874CEB" w14:textId="77777777" w:rsidR="00740D6B" w:rsidRPr="00740D6B" w:rsidRDefault="00740D6B" w:rsidP="00740D6B">
      <w:pPr>
        <w:numPr>
          <w:ilvl w:val="0"/>
          <w:numId w:val="26"/>
        </w:numPr>
      </w:pPr>
      <w:r w:rsidRPr="00740D6B">
        <w:rPr>
          <w:b/>
          <w:bCs/>
        </w:rPr>
        <w:t>Role</w:t>
      </w:r>
      <w:r w:rsidRPr="00740D6B">
        <w:t>: Battery-powered sensors or actuators that collect environmental data (e.g., temperature, humidity, GPS) or perform actions (e.g., turn on a valve).</w:t>
      </w:r>
    </w:p>
    <w:p w14:paraId="429EB9F3" w14:textId="77777777" w:rsidR="00740D6B" w:rsidRPr="00740D6B" w:rsidRDefault="00740D6B" w:rsidP="00740D6B">
      <w:pPr>
        <w:numPr>
          <w:ilvl w:val="0"/>
          <w:numId w:val="26"/>
        </w:numPr>
      </w:pPr>
      <w:r w:rsidRPr="00740D6B">
        <w:rPr>
          <w:b/>
          <w:bCs/>
        </w:rPr>
        <w:t>Process</w:t>
      </w:r>
      <w:r w:rsidRPr="00740D6B">
        <w:t>:</w:t>
      </w:r>
    </w:p>
    <w:p w14:paraId="5E506C4D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Data Generation</w:t>
      </w:r>
      <w:r w:rsidRPr="00740D6B">
        <w:t>: Collects raw data from sensors or triggers actions based on received commands.</w:t>
      </w:r>
    </w:p>
    <w:p w14:paraId="4E57BBAF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Device Activation</w:t>
      </w:r>
      <w:r w:rsidRPr="00740D6B">
        <w:t>:</w:t>
      </w:r>
    </w:p>
    <w:p w14:paraId="16C81021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Activation by Personalization (ABP)</w:t>
      </w:r>
      <w:r w:rsidRPr="00740D6B">
        <w:t>:</w:t>
      </w:r>
    </w:p>
    <w:p w14:paraId="141F7684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t>Pre-configured with:</w:t>
      </w:r>
    </w:p>
    <w:p w14:paraId="16126618" w14:textId="77777777" w:rsidR="00740D6B" w:rsidRPr="00740D6B" w:rsidRDefault="00740D6B" w:rsidP="00740D6B">
      <w:pPr>
        <w:numPr>
          <w:ilvl w:val="4"/>
          <w:numId w:val="26"/>
        </w:numPr>
      </w:pPr>
      <w:r w:rsidRPr="00740D6B">
        <w:t>DevAddr: 32-bit device address for network identification.</w:t>
      </w:r>
    </w:p>
    <w:p w14:paraId="5AE36CC6" w14:textId="77777777" w:rsidR="00740D6B" w:rsidRPr="00740D6B" w:rsidRDefault="00740D6B" w:rsidP="00740D6B">
      <w:pPr>
        <w:numPr>
          <w:ilvl w:val="4"/>
          <w:numId w:val="26"/>
        </w:numPr>
      </w:pPr>
      <w:r w:rsidRPr="00740D6B">
        <w:t>NwkSKey: Network Session Key for network-layer security (MIC, routing).</w:t>
      </w:r>
    </w:p>
    <w:p w14:paraId="61D0E1C3" w14:textId="77777777" w:rsidR="00740D6B" w:rsidRPr="00740D6B" w:rsidRDefault="00740D6B" w:rsidP="00740D6B">
      <w:pPr>
        <w:numPr>
          <w:ilvl w:val="4"/>
          <w:numId w:val="26"/>
        </w:numPr>
      </w:pPr>
      <w:r w:rsidRPr="00740D6B">
        <w:t>AppSKey: Application Session Key for payload encryption.</w:t>
      </w:r>
    </w:p>
    <w:p w14:paraId="2571DD05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t>Suitable for static deployments but less secure due to static keys.</w:t>
      </w:r>
    </w:p>
    <w:p w14:paraId="1C38C0DE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Over-the-Air Activation (OTAA)</w:t>
      </w:r>
      <w:r w:rsidRPr="00740D6B">
        <w:t>:</w:t>
      </w:r>
    </w:p>
    <w:p w14:paraId="484BB307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lastRenderedPageBreak/>
        <w:t>Uses:</w:t>
      </w:r>
    </w:p>
    <w:p w14:paraId="1B1FFE18" w14:textId="77777777" w:rsidR="00740D6B" w:rsidRPr="00740D6B" w:rsidRDefault="00740D6B" w:rsidP="00740D6B">
      <w:pPr>
        <w:numPr>
          <w:ilvl w:val="4"/>
          <w:numId w:val="26"/>
        </w:numPr>
      </w:pPr>
      <w:r w:rsidRPr="00740D6B">
        <w:t>DevEUI: 64-bit globally unique device identifier.</w:t>
      </w:r>
    </w:p>
    <w:p w14:paraId="35639D6F" w14:textId="77777777" w:rsidR="00740D6B" w:rsidRPr="00740D6B" w:rsidRDefault="00740D6B" w:rsidP="00740D6B">
      <w:pPr>
        <w:numPr>
          <w:ilvl w:val="4"/>
          <w:numId w:val="26"/>
        </w:numPr>
      </w:pPr>
      <w:r w:rsidRPr="00740D6B">
        <w:t>AppEUI (or JoinEUI in LoRaWAN 1.1): 64-bit application identifier.</w:t>
      </w:r>
    </w:p>
    <w:p w14:paraId="499B8670" w14:textId="77777777" w:rsidR="00740D6B" w:rsidRPr="00740D6B" w:rsidRDefault="00740D6B" w:rsidP="00740D6B">
      <w:pPr>
        <w:numPr>
          <w:ilvl w:val="4"/>
          <w:numId w:val="26"/>
        </w:numPr>
      </w:pPr>
      <w:r w:rsidRPr="00740D6B">
        <w:t>AppKey: Root key for deriving session keys.</w:t>
      </w:r>
    </w:p>
    <w:p w14:paraId="6E814BBB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t>Join Procedure:</w:t>
      </w:r>
    </w:p>
    <w:p w14:paraId="714324FD" w14:textId="77777777" w:rsidR="00740D6B" w:rsidRPr="00740D6B" w:rsidRDefault="00740D6B" w:rsidP="00740D6B">
      <w:pPr>
        <w:numPr>
          <w:ilvl w:val="4"/>
          <w:numId w:val="27"/>
        </w:numPr>
      </w:pPr>
      <w:r w:rsidRPr="00740D6B">
        <w:t xml:space="preserve">Device sends a </w:t>
      </w:r>
      <w:r w:rsidRPr="00740D6B">
        <w:rPr>
          <w:b/>
          <w:bCs/>
        </w:rPr>
        <w:t>Join Request</w:t>
      </w:r>
      <w:r w:rsidRPr="00740D6B">
        <w:t xml:space="preserve"> (DevEUI, AppEUI, nonce, MIC).</w:t>
      </w:r>
    </w:p>
    <w:p w14:paraId="37EEF905" w14:textId="77777777" w:rsidR="00740D6B" w:rsidRPr="00740D6B" w:rsidRDefault="00740D6B" w:rsidP="00740D6B">
      <w:pPr>
        <w:numPr>
          <w:ilvl w:val="4"/>
          <w:numId w:val="27"/>
        </w:numPr>
      </w:pPr>
      <w:r w:rsidRPr="00740D6B">
        <w:t xml:space="preserve">Network server verifies and responds with a </w:t>
      </w:r>
      <w:r w:rsidRPr="00740D6B">
        <w:rPr>
          <w:b/>
          <w:bCs/>
        </w:rPr>
        <w:t>Join Accept</w:t>
      </w:r>
      <w:r w:rsidRPr="00740D6B">
        <w:t xml:space="preserve"> (encrypted with AppKey, includes DevAddr, NwkSKey, AppSKey, and network settings).</w:t>
      </w:r>
    </w:p>
    <w:p w14:paraId="65D3F913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t>More secure and flexible for dynamic deployments.</w:t>
      </w:r>
    </w:p>
    <w:p w14:paraId="100739F4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0046F646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Payload Encryption</w:t>
      </w:r>
      <w:r w:rsidRPr="00740D6B">
        <w:t>: Application data encrypted with AppSKey (AES-128).</w:t>
      </w:r>
    </w:p>
    <w:p w14:paraId="3D628A7C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Message Integrity Code (MIC)</w:t>
      </w:r>
      <w:r w:rsidRPr="00740D6B">
        <w:t>: Generated with NwkSKey to ensure data integrity and authenticity.</w:t>
      </w:r>
    </w:p>
    <w:p w14:paraId="08679397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Replay Attack Protection</w:t>
      </w:r>
      <w:r w:rsidRPr="00740D6B">
        <w:t>: Frame Counter (FCnt) tracks message sequence to prevent replay attacks.</w:t>
      </w:r>
    </w:p>
    <w:p w14:paraId="0895AFDF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LoRaWAN 1.1 Enhancements</w:t>
      </w:r>
      <w:r w:rsidRPr="00740D6B">
        <w:t>: Adds NwkKey for network-layer encryption and separates roles of network and application servers for enhanced security.</w:t>
      </w:r>
    </w:p>
    <w:p w14:paraId="7188B156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Energy Consumption</w:t>
      </w:r>
      <w:r w:rsidRPr="00740D6B">
        <w:t>:</w:t>
      </w:r>
    </w:p>
    <w:p w14:paraId="24081A58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t>Operates in low-power modes (Class A, B, or C) to extend battery life (up to 10+ years).</w:t>
      </w:r>
    </w:p>
    <w:p w14:paraId="65E75D3C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t xml:space="preserve">Uses </w:t>
      </w:r>
      <w:r w:rsidRPr="00740D6B">
        <w:rPr>
          <w:b/>
          <w:bCs/>
        </w:rPr>
        <w:t>Adaptive Data Rate (ADR)</w:t>
      </w:r>
      <w:r w:rsidRPr="00740D6B">
        <w:t xml:space="preserve"> to optimize spreading factor, bandwidth, and transmission power based on signal quality (RSSI, SNR).</w:t>
      </w:r>
    </w:p>
    <w:p w14:paraId="77F0BAA2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t>Sleep modes minimize energy use, waking only for scheduled transmissions or events.</w:t>
      </w:r>
    </w:p>
    <w:p w14:paraId="6934D202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Error Handling</w:t>
      </w:r>
      <w:r w:rsidRPr="00740D6B">
        <w:t>: Implements retransmission for unacknowledged packets (confirmed messages) and checks CRC for data integrity.</w:t>
      </w:r>
    </w:p>
    <w:p w14:paraId="2A698BFE" w14:textId="77777777" w:rsidR="00740D6B" w:rsidRPr="00740D6B" w:rsidRDefault="00740D6B" w:rsidP="00740D6B">
      <w:pPr>
        <w:numPr>
          <w:ilvl w:val="0"/>
          <w:numId w:val="26"/>
        </w:numPr>
      </w:pPr>
      <w:r w:rsidRPr="00740D6B">
        <w:rPr>
          <w:b/>
          <w:bCs/>
        </w:rPr>
        <w:t>Output</w:t>
      </w:r>
      <w:r w:rsidRPr="00740D6B">
        <w:t>: Application payload + LoRaWAN headers (DevAddr, FCnt, MIC, Frame Payload).</w:t>
      </w:r>
    </w:p>
    <w:p w14:paraId="2E2C4D04" w14:textId="77777777" w:rsidR="00740D6B" w:rsidRPr="00740D6B" w:rsidRDefault="00000000" w:rsidP="00740D6B">
      <w:r>
        <w:lastRenderedPageBreak/>
        <w:pict w14:anchorId="34689635">
          <v:rect id="_x0000_i1026" style="width:0;height:1.5pt" o:hralign="center" o:hrstd="t" o:hr="t" fillcolor="#a0a0a0" stroked="f"/>
        </w:pict>
      </w:r>
    </w:p>
    <w:p w14:paraId="74935FB4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2. LoRa PHY (Radio Signal)</w:t>
      </w:r>
    </w:p>
    <w:p w14:paraId="54CB60A5" w14:textId="77777777" w:rsidR="00740D6B" w:rsidRPr="00740D6B" w:rsidRDefault="00740D6B" w:rsidP="00740D6B">
      <w:pPr>
        <w:numPr>
          <w:ilvl w:val="0"/>
          <w:numId w:val="28"/>
        </w:numPr>
      </w:pPr>
      <w:r w:rsidRPr="00740D6B">
        <w:rPr>
          <w:b/>
          <w:bCs/>
        </w:rPr>
        <w:t>Role</w:t>
      </w:r>
      <w:r w:rsidRPr="00740D6B">
        <w:t>: Physical layer for long-range, low-power wireless communication using LoRa modulation.</w:t>
      </w:r>
    </w:p>
    <w:p w14:paraId="19477548" w14:textId="77777777" w:rsidR="00740D6B" w:rsidRPr="00740D6B" w:rsidRDefault="00740D6B" w:rsidP="00740D6B">
      <w:pPr>
        <w:numPr>
          <w:ilvl w:val="0"/>
          <w:numId w:val="28"/>
        </w:numPr>
      </w:pPr>
      <w:r w:rsidRPr="00740D6B">
        <w:rPr>
          <w:b/>
          <w:bCs/>
        </w:rPr>
        <w:t>Process</w:t>
      </w:r>
      <w:r w:rsidRPr="00740D6B">
        <w:t>:</w:t>
      </w:r>
    </w:p>
    <w:p w14:paraId="656B0EBD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Chirp Spread Spectrum (CSS)</w:t>
      </w:r>
      <w:r w:rsidRPr="00740D6B">
        <w:t>:</w:t>
      </w:r>
    </w:p>
    <w:p w14:paraId="572162B8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Data is encoded using chirp modulation, where frequency changes linearly (upchirp/downchirp) to represent bits.</w:t>
      </w:r>
    </w:p>
    <w:p w14:paraId="36D50290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Provides robustness against interference, noise, and multipath fading.</w:t>
      </w:r>
    </w:p>
    <w:p w14:paraId="24D0205C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Spreading Factor (SF)</w:t>
      </w:r>
      <w:r w:rsidRPr="00740D6B">
        <w:t>:</w:t>
      </w:r>
    </w:p>
    <w:p w14:paraId="5F763F4A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Ranges from SF7 to SF12, controlling the trade-off between range and data rate.</w:t>
      </w:r>
    </w:p>
    <w:p w14:paraId="5666D9DD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Higher SF increases range (up to 15 km in rural areas) but reduces data rate and increases airtime/energy consumption.</w:t>
      </w:r>
    </w:p>
    <w:p w14:paraId="42C0E746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Example: SF7 (</w:t>
      </w:r>
      <w:del w:id="0" w:author="Unknown">
        <w:r w:rsidRPr="00740D6B">
          <w:delText>5.5 km, 5.47 kbps), SF12 (</w:delText>
        </w:r>
      </w:del>
      <w:r w:rsidRPr="00740D6B">
        <w:t>15 km, 0.29 kbps).</w:t>
      </w:r>
    </w:p>
    <w:p w14:paraId="7D754929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Bandwidth</w:t>
      </w:r>
      <w:r w:rsidRPr="00740D6B">
        <w:t>: Typically 125 kHz, 250 kHz, or 500 kHz, affecting data rate and sensitivity.</w:t>
      </w:r>
    </w:p>
    <w:p w14:paraId="178496D8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Preamble and LoRa Header</w:t>
      </w:r>
      <w:r w:rsidRPr="00740D6B">
        <w:t>:</w:t>
      </w:r>
    </w:p>
    <w:p w14:paraId="549B9424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rPr>
          <w:b/>
          <w:bCs/>
        </w:rPr>
        <w:t>Preamble</w:t>
      </w:r>
      <w:r w:rsidRPr="00740D6B">
        <w:t>: 8–12 symbols for synchronization.</w:t>
      </w:r>
    </w:p>
    <w:p w14:paraId="6F8F0157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rPr>
          <w:b/>
          <w:bCs/>
        </w:rPr>
        <w:t>PHY Header</w:t>
      </w:r>
      <w:r w:rsidRPr="00740D6B">
        <w:t>: Includes payload length, coding rate (e.g., 4/5 for error correction), and CRC for error detection.</w:t>
      </w:r>
    </w:p>
    <w:p w14:paraId="5C3365C2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Frequency Hopping</w:t>
      </w:r>
      <w:r w:rsidRPr="00740D6B">
        <w:t>: Uses regional frequency bands (e.g., EU868, US915) with channel hopping to comply with regulations and reduce collisions.</w:t>
      </w:r>
    </w:p>
    <w:p w14:paraId="3AD3A6C2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Coding Rate</w:t>
      </w:r>
      <w:r w:rsidRPr="00740D6B">
        <w:t>: Adjustable (4/5 to 4/8) for forward error correction (FEC), balancing robustness and data efficiency.</w:t>
      </w:r>
    </w:p>
    <w:p w14:paraId="64B12DCD" w14:textId="77777777" w:rsidR="00740D6B" w:rsidRPr="00740D6B" w:rsidRDefault="00740D6B" w:rsidP="00740D6B">
      <w:pPr>
        <w:numPr>
          <w:ilvl w:val="0"/>
          <w:numId w:val="28"/>
        </w:numPr>
      </w:pPr>
      <w:r w:rsidRPr="00740D6B">
        <w:rPr>
          <w:b/>
          <w:bCs/>
        </w:rPr>
        <w:t>Output</w:t>
      </w:r>
      <w:r w:rsidRPr="00740D6B">
        <w:t>: Modulated chirp signal transmitted over the air.</w:t>
      </w:r>
    </w:p>
    <w:p w14:paraId="7C36FCB1" w14:textId="77777777" w:rsidR="00740D6B" w:rsidRPr="00740D6B" w:rsidRDefault="00000000" w:rsidP="00740D6B">
      <w:r>
        <w:pict w14:anchorId="2B57395C">
          <v:rect id="_x0000_i1027" style="width:0;height:1.5pt" o:hralign="center" o:hrstd="t" o:hr="t" fillcolor="#a0a0a0" stroked="f"/>
        </w:pict>
      </w:r>
    </w:p>
    <w:p w14:paraId="64890FBB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3. LoRa Gateway</w:t>
      </w:r>
    </w:p>
    <w:p w14:paraId="792D5578" w14:textId="77777777" w:rsidR="00740D6B" w:rsidRPr="00740D6B" w:rsidRDefault="00740D6B" w:rsidP="00740D6B">
      <w:pPr>
        <w:numPr>
          <w:ilvl w:val="0"/>
          <w:numId w:val="29"/>
        </w:numPr>
      </w:pPr>
      <w:r w:rsidRPr="00740D6B">
        <w:rPr>
          <w:b/>
          <w:bCs/>
        </w:rPr>
        <w:t>Role</w:t>
      </w:r>
      <w:r w:rsidRPr="00740D6B">
        <w:t>: Acts as a bridge between end devices and the network server, receiving and transmitting LoRa signals.</w:t>
      </w:r>
    </w:p>
    <w:p w14:paraId="5B34C2F2" w14:textId="77777777" w:rsidR="00740D6B" w:rsidRPr="00740D6B" w:rsidRDefault="00740D6B" w:rsidP="00740D6B">
      <w:pPr>
        <w:numPr>
          <w:ilvl w:val="0"/>
          <w:numId w:val="29"/>
        </w:numPr>
      </w:pPr>
      <w:r w:rsidRPr="00740D6B">
        <w:rPr>
          <w:b/>
          <w:bCs/>
        </w:rPr>
        <w:t>Process</w:t>
      </w:r>
      <w:r w:rsidRPr="00740D6B">
        <w:t>:</w:t>
      </w:r>
    </w:p>
    <w:p w14:paraId="12279C8D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lastRenderedPageBreak/>
        <w:t>Chirp Demodulation</w:t>
      </w:r>
      <w:r w:rsidRPr="00740D6B">
        <w:t>: Converts received chirp signals into digital packets using LoRa transceivers (e.g., SX1276, SX1301).</w:t>
      </w:r>
    </w:p>
    <w:p w14:paraId="14AD9083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t>Uplink Handling</w:t>
      </w:r>
      <w:r w:rsidRPr="00740D6B">
        <w:t>:</w:t>
      </w:r>
    </w:p>
    <w:p w14:paraId="618DA969" w14:textId="77777777" w:rsidR="00740D6B" w:rsidRPr="00740D6B" w:rsidRDefault="00740D6B" w:rsidP="00740D6B">
      <w:pPr>
        <w:numPr>
          <w:ilvl w:val="2"/>
          <w:numId w:val="29"/>
        </w:numPr>
      </w:pPr>
      <w:r w:rsidRPr="00740D6B">
        <w:t>Receives packets from multiple devices across multiple channels (typically 8–16 channels).</w:t>
      </w:r>
    </w:p>
    <w:p w14:paraId="12A9075A" w14:textId="77777777" w:rsidR="00740D6B" w:rsidRPr="00740D6B" w:rsidRDefault="00740D6B" w:rsidP="00740D6B">
      <w:pPr>
        <w:numPr>
          <w:ilvl w:val="2"/>
          <w:numId w:val="29"/>
        </w:numPr>
      </w:pPr>
      <w:r w:rsidRPr="00740D6B">
        <w:t>Adds metadata: RSSI (signal strength), SNR (signal-to-noise ratio), timestamp, channel, and SF.</w:t>
      </w:r>
    </w:p>
    <w:p w14:paraId="798BB1E0" w14:textId="77777777" w:rsidR="00740D6B" w:rsidRPr="00740D6B" w:rsidRDefault="00740D6B" w:rsidP="00740D6B">
      <w:pPr>
        <w:numPr>
          <w:ilvl w:val="2"/>
          <w:numId w:val="29"/>
        </w:numPr>
      </w:pPr>
      <w:r w:rsidRPr="00740D6B">
        <w:t xml:space="preserve">Supports </w:t>
      </w:r>
      <w:r w:rsidRPr="00740D6B">
        <w:rPr>
          <w:b/>
          <w:bCs/>
        </w:rPr>
        <w:t>multi-gateway reception</w:t>
      </w:r>
      <w:r w:rsidRPr="00740D6B">
        <w:t xml:space="preserve"> for redundancy and improved coverage (same packet received by multiple gateways).</w:t>
      </w:r>
    </w:p>
    <w:p w14:paraId="7F33E8B0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t>Downlink Handling</w:t>
      </w:r>
      <w:r w:rsidRPr="00740D6B">
        <w:t>: Transmits commands or data to devices, scheduled by the network server.</w:t>
      </w:r>
    </w:p>
    <w:p w14:paraId="0572B422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t>Scalability</w:t>
      </w:r>
      <w:r w:rsidRPr="00740D6B">
        <w:t>: Supports thousands of devices per gateway, depending on traffic and SF.</w:t>
      </w:r>
    </w:p>
    <w:p w14:paraId="1C752A23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t>Error Handling</w:t>
      </w:r>
      <w:r w:rsidRPr="00740D6B">
        <w:t>: Filters corrupted packets (failed CRC checks) before forwarding.</w:t>
      </w:r>
    </w:p>
    <w:p w14:paraId="55DE3384" w14:textId="77777777" w:rsidR="00740D6B" w:rsidRPr="00740D6B" w:rsidRDefault="00740D6B" w:rsidP="00740D6B">
      <w:pPr>
        <w:numPr>
          <w:ilvl w:val="0"/>
          <w:numId w:val="29"/>
        </w:numPr>
      </w:pPr>
      <w:r w:rsidRPr="00740D6B">
        <w:rPr>
          <w:b/>
          <w:bCs/>
        </w:rPr>
        <w:t>Output</w:t>
      </w:r>
      <w:r w:rsidRPr="00740D6B">
        <w:t>: Raw packet data + metadata forwarded to the packet forwarder.</w:t>
      </w:r>
    </w:p>
    <w:p w14:paraId="486B2EA3" w14:textId="77777777" w:rsidR="00740D6B" w:rsidRPr="00740D6B" w:rsidRDefault="00000000" w:rsidP="00740D6B">
      <w:r>
        <w:pict w14:anchorId="4C404A8C">
          <v:rect id="_x0000_i1028" style="width:0;height:1.5pt" o:hralign="center" o:hrstd="t" o:hr="t" fillcolor="#a0a0a0" stroked="f"/>
        </w:pict>
      </w:r>
    </w:p>
    <w:p w14:paraId="52E8FB54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4. Packet Forwarder (UDP/BasicStation)</w:t>
      </w:r>
    </w:p>
    <w:p w14:paraId="4EFEB6BB" w14:textId="77777777" w:rsidR="00740D6B" w:rsidRPr="00740D6B" w:rsidRDefault="00740D6B" w:rsidP="00740D6B">
      <w:pPr>
        <w:numPr>
          <w:ilvl w:val="0"/>
          <w:numId w:val="30"/>
        </w:numPr>
      </w:pPr>
      <w:r w:rsidRPr="00740D6B">
        <w:rPr>
          <w:b/>
          <w:bCs/>
        </w:rPr>
        <w:t>Role</w:t>
      </w:r>
      <w:r w:rsidRPr="00740D6B">
        <w:t>: Software layer that connects gateways to the network server over IP networks.</w:t>
      </w:r>
    </w:p>
    <w:p w14:paraId="1CB50F62" w14:textId="77777777" w:rsidR="00740D6B" w:rsidRPr="00740D6B" w:rsidRDefault="00740D6B" w:rsidP="00740D6B">
      <w:pPr>
        <w:numPr>
          <w:ilvl w:val="0"/>
          <w:numId w:val="30"/>
        </w:numPr>
      </w:pPr>
      <w:r w:rsidRPr="00740D6B">
        <w:rPr>
          <w:b/>
          <w:bCs/>
        </w:rPr>
        <w:t>Process</w:t>
      </w:r>
      <w:r w:rsidRPr="00740D6B">
        <w:t>:</w:t>
      </w:r>
    </w:p>
    <w:p w14:paraId="691BE835" w14:textId="77777777" w:rsidR="00740D6B" w:rsidRPr="00740D6B" w:rsidRDefault="00740D6B" w:rsidP="00740D6B">
      <w:pPr>
        <w:numPr>
          <w:ilvl w:val="1"/>
          <w:numId w:val="30"/>
        </w:numPr>
      </w:pPr>
      <w:r w:rsidRPr="00740D6B">
        <w:rPr>
          <w:b/>
          <w:bCs/>
        </w:rPr>
        <w:t>Uplink</w:t>
      </w:r>
      <w:r w:rsidRPr="00740D6B">
        <w:t>:</w:t>
      </w:r>
    </w:p>
    <w:p w14:paraId="6EA82FA3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Forwards packets using UDP (legacy) or BasicStation (WebSocket-based, more reliable) protocols.</w:t>
      </w:r>
    </w:p>
    <w:p w14:paraId="4538801E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Includes gateway metadata (e.g., gateway ID, timestamp, RSSI, SNR).</w:t>
      </w:r>
    </w:p>
    <w:p w14:paraId="2397DB23" w14:textId="77777777" w:rsidR="00740D6B" w:rsidRPr="00740D6B" w:rsidRDefault="00740D6B" w:rsidP="00740D6B">
      <w:pPr>
        <w:numPr>
          <w:ilvl w:val="1"/>
          <w:numId w:val="30"/>
        </w:numPr>
      </w:pPr>
      <w:r w:rsidRPr="00740D6B">
        <w:rPr>
          <w:b/>
          <w:bCs/>
        </w:rPr>
        <w:t>Downlink</w:t>
      </w:r>
      <w:r w:rsidRPr="00740D6B">
        <w:t>:</w:t>
      </w:r>
    </w:p>
    <w:p w14:paraId="13BE9832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Receives commands or data from the network server.</w:t>
      </w:r>
    </w:p>
    <w:p w14:paraId="11E17EC6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Queues and schedules transmissions to gateways, respecting device receive windows.</w:t>
      </w:r>
    </w:p>
    <w:p w14:paraId="12C925C8" w14:textId="77777777" w:rsidR="00740D6B" w:rsidRPr="00740D6B" w:rsidRDefault="00740D6B" w:rsidP="00740D6B">
      <w:pPr>
        <w:numPr>
          <w:ilvl w:val="1"/>
          <w:numId w:val="30"/>
        </w:numPr>
      </w:pPr>
      <w:r w:rsidRPr="00740D6B">
        <w:rPr>
          <w:b/>
          <w:bCs/>
        </w:rPr>
        <w:t>Connection Management</w:t>
      </w:r>
      <w:r w:rsidRPr="00740D6B">
        <w:t>:</w:t>
      </w:r>
    </w:p>
    <w:p w14:paraId="49BB37CE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Maintains persistent connections (BasicStation) or stateless UDP.</w:t>
      </w:r>
    </w:p>
    <w:p w14:paraId="2E58C4FC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lastRenderedPageBreak/>
        <w:t>Handles gateway authentication and encryption (e.g., TLS for BasicStation).</w:t>
      </w:r>
    </w:p>
    <w:p w14:paraId="1E89C7A6" w14:textId="77777777" w:rsidR="00740D6B" w:rsidRPr="00740D6B" w:rsidRDefault="00740D6B" w:rsidP="00740D6B">
      <w:pPr>
        <w:numPr>
          <w:ilvl w:val="1"/>
          <w:numId w:val="30"/>
        </w:numPr>
      </w:pPr>
      <w:r w:rsidRPr="00740D6B">
        <w:rPr>
          <w:b/>
          <w:bCs/>
        </w:rPr>
        <w:t>Scalability</w:t>
      </w:r>
      <w:r w:rsidRPr="00740D6B">
        <w:t>: Supports multiple gateways for large-scale deployments.</w:t>
      </w:r>
    </w:p>
    <w:p w14:paraId="26BCE573" w14:textId="77777777" w:rsidR="00740D6B" w:rsidRPr="00740D6B" w:rsidRDefault="00740D6B" w:rsidP="00740D6B">
      <w:pPr>
        <w:numPr>
          <w:ilvl w:val="0"/>
          <w:numId w:val="30"/>
        </w:numPr>
      </w:pPr>
      <w:r w:rsidRPr="00740D6B">
        <w:rPr>
          <w:b/>
          <w:bCs/>
        </w:rPr>
        <w:t>Output</w:t>
      </w:r>
      <w:r w:rsidRPr="00740D6B">
        <w:t>: Packet data and metadata sent to the network server.</w:t>
      </w:r>
    </w:p>
    <w:p w14:paraId="37BB44D2" w14:textId="77777777" w:rsidR="00740D6B" w:rsidRPr="00740D6B" w:rsidRDefault="00000000" w:rsidP="00740D6B">
      <w:r>
        <w:pict w14:anchorId="5978CBAD">
          <v:rect id="_x0000_i1029" style="width:0;height:1.5pt" o:hralign="center" o:hrstd="t" o:hr="t" fillcolor="#a0a0a0" stroked="f"/>
        </w:pict>
      </w:r>
    </w:p>
    <w:p w14:paraId="264BF02D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5. Network Server (LNS)</w:t>
      </w:r>
    </w:p>
    <w:p w14:paraId="4A49B78D" w14:textId="77777777" w:rsidR="00740D6B" w:rsidRPr="00740D6B" w:rsidRDefault="00740D6B" w:rsidP="00740D6B">
      <w:pPr>
        <w:numPr>
          <w:ilvl w:val="0"/>
          <w:numId w:val="31"/>
        </w:numPr>
      </w:pPr>
      <w:r w:rsidRPr="00740D6B">
        <w:rPr>
          <w:b/>
          <w:bCs/>
        </w:rPr>
        <w:t>Role</w:t>
      </w:r>
      <w:r w:rsidRPr="00740D6B">
        <w:t>: Core component managing the LoRaWAN network, including authentication, routing, and scheduling.</w:t>
      </w:r>
    </w:p>
    <w:p w14:paraId="091387D3" w14:textId="77777777" w:rsidR="00740D6B" w:rsidRPr="00740D6B" w:rsidRDefault="00740D6B" w:rsidP="00740D6B">
      <w:pPr>
        <w:numPr>
          <w:ilvl w:val="0"/>
          <w:numId w:val="31"/>
        </w:numPr>
      </w:pPr>
      <w:r w:rsidRPr="00740D6B">
        <w:rPr>
          <w:b/>
          <w:bCs/>
        </w:rPr>
        <w:t>Process</w:t>
      </w:r>
      <w:r w:rsidRPr="00740D6B">
        <w:t>:</w:t>
      </w:r>
    </w:p>
    <w:p w14:paraId="4D4E56D5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Authentication</w:t>
      </w:r>
      <w:r w:rsidRPr="00740D6B">
        <w:t>:</w:t>
      </w:r>
    </w:p>
    <w:p w14:paraId="51661786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rPr>
          <w:b/>
          <w:bCs/>
        </w:rPr>
        <w:t>OTAA</w:t>
      </w:r>
      <w:r w:rsidRPr="00740D6B">
        <w:t>: Processes Join Request, verifies DevEUI, AppEUI, and AppKey, generates DevAddr, NwkSKey, AppSKey, and sends Join Accept.</w:t>
      </w:r>
    </w:p>
    <w:p w14:paraId="54A149F8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rPr>
          <w:b/>
          <w:bCs/>
        </w:rPr>
        <w:t>ABP</w:t>
      </w:r>
      <w:r w:rsidRPr="00740D6B">
        <w:t>: Uses pre-configured keys, bypassing join procedure.</w:t>
      </w:r>
    </w:p>
    <w:p w14:paraId="4A9F8436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649FF2A4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Verifies MIC using NwkSKey to ensure packet authenticity and integrity.</w:t>
      </w:r>
    </w:p>
    <w:p w14:paraId="672C746A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Checks FCnt to prevent replay attacks.</w:t>
      </w:r>
    </w:p>
    <w:p w14:paraId="2F7AE37F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Decrypts network-layer headers (e.g., MAC commands).</w:t>
      </w:r>
    </w:p>
    <w:p w14:paraId="18764293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Supports LoRaWAN 1.1 with separate NwkKey for enhanced security.</w:t>
      </w:r>
    </w:p>
    <w:p w14:paraId="0BE4C72A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Routing</w:t>
      </w:r>
      <w:r w:rsidRPr="00740D6B">
        <w:t>:</w:t>
      </w:r>
    </w:p>
    <w:p w14:paraId="62B94DDA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Routes application payload to the correct application server based on DevAddr or AppEUI.</w:t>
      </w:r>
    </w:p>
    <w:p w14:paraId="79EC9BDA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Handles multi-gateway deduplication (selects best packet based on SNR/RSSI).</w:t>
      </w:r>
    </w:p>
    <w:p w14:paraId="0523FD79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Downlink Scheduling</w:t>
      </w:r>
      <w:r w:rsidRPr="00740D6B">
        <w:t>:</w:t>
      </w:r>
    </w:p>
    <w:p w14:paraId="50BFC76C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Manages device receive windows (RX1, RX2) for Class A/B/C devices.</w:t>
      </w:r>
    </w:p>
    <w:p w14:paraId="68526A7A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 xml:space="preserve">Uses </w:t>
      </w:r>
      <w:r w:rsidRPr="00740D6B">
        <w:rPr>
          <w:b/>
          <w:bCs/>
        </w:rPr>
        <w:t>Adaptive Data Rate (ADR)</w:t>
      </w:r>
      <w:r w:rsidRPr="00740D6B">
        <w:t xml:space="preserve"> to optimize SF, power, and channel based on link quality.</w:t>
      </w:r>
    </w:p>
    <w:p w14:paraId="3CCBA7E8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Network Management</w:t>
      </w:r>
      <w:r w:rsidRPr="00740D6B">
        <w:t>:</w:t>
      </w:r>
    </w:p>
    <w:p w14:paraId="6BF54419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Monitors gateway status, channel usage, and network congestion.</w:t>
      </w:r>
    </w:p>
    <w:p w14:paraId="3B426499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lastRenderedPageBreak/>
        <w:t>Implements regional parameters (e.g., dwell time, duty cycle).</w:t>
      </w:r>
    </w:p>
    <w:p w14:paraId="7D1A229C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Error Handling</w:t>
      </w:r>
      <w:r w:rsidRPr="00740D6B">
        <w:t>: Drops invalid packets (e.g., MIC mismatch, duplicate FCnt) and logs issues.</w:t>
      </w:r>
    </w:p>
    <w:p w14:paraId="6EAEC37D" w14:textId="77777777" w:rsidR="00740D6B" w:rsidRPr="00740D6B" w:rsidRDefault="00740D6B" w:rsidP="00740D6B">
      <w:pPr>
        <w:numPr>
          <w:ilvl w:val="0"/>
          <w:numId w:val="31"/>
        </w:numPr>
      </w:pPr>
      <w:r w:rsidRPr="00740D6B">
        <w:rPr>
          <w:b/>
          <w:bCs/>
        </w:rPr>
        <w:t>Output</w:t>
      </w:r>
      <w:r w:rsidRPr="00740D6B">
        <w:t>: Decrypted application payload forwarded to the application server.</w:t>
      </w:r>
    </w:p>
    <w:p w14:paraId="418E8653" w14:textId="77777777" w:rsidR="00740D6B" w:rsidRPr="00740D6B" w:rsidRDefault="00000000" w:rsidP="00740D6B">
      <w:r>
        <w:pict w14:anchorId="0A2A9E7E">
          <v:rect id="_x0000_i1030" style="width:0;height:1.5pt" o:hralign="center" o:hrstd="t" o:hr="t" fillcolor="#a0a0a0" stroked="f"/>
        </w:pict>
      </w:r>
    </w:p>
    <w:p w14:paraId="13C3F7FF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6. Application Server</w:t>
      </w:r>
    </w:p>
    <w:p w14:paraId="600D9CF2" w14:textId="77777777" w:rsidR="00740D6B" w:rsidRPr="00740D6B" w:rsidRDefault="00740D6B" w:rsidP="00740D6B">
      <w:pPr>
        <w:numPr>
          <w:ilvl w:val="0"/>
          <w:numId w:val="32"/>
        </w:numPr>
      </w:pPr>
      <w:r w:rsidRPr="00740D6B">
        <w:rPr>
          <w:b/>
          <w:bCs/>
        </w:rPr>
        <w:t>Role</w:t>
      </w:r>
      <w:r w:rsidRPr="00740D6B">
        <w:t>: Processes application-specific data and interfaces with end-user applications or backend systems.</w:t>
      </w:r>
    </w:p>
    <w:p w14:paraId="054AC94F" w14:textId="77777777" w:rsidR="00740D6B" w:rsidRPr="00740D6B" w:rsidRDefault="00740D6B" w:rsidP="00740D6B">
      <w:pPr>
        <w:numPr>
          <w:ilvl w:val="0"/>
          <w:numId w:val="32"/>
        </w:numPr>
      </w:pPr>
      <w:r w:rsidRPr="00740D6B">
        <w:rPr>
          <w:b/>
          <w:bCs/>
        </w:rPr>
        <w:t>Process</w:t>
      </w:r>
      <w:r w:rsidRPr="00740D6B">
        <w:t>:</w:t>
      </w:r>
    </w:p>
    <w:p w14:paraId="21198390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Payload Decryption</w:t>
      </w:r>
      <w:r w:rsidRPr="00740D6B">
        <w:t>: Decrypts application payload using AppSKey.</w:t>
      </w:r>
    </w:p>
    <w:p w14:paraId="6AD8F710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Data Processing</w:t>
      </w:r>
      <w:r w:rsidRPr="00740D6B">
        <w:t>:</w:t>
      </w:r>
    </w:p>
    <w:p w14:paraId="208B1328" w14:textId="77777777" w:rsidR="00740D6B" w:rsidRPr="00740D6B" w:rsidRDefault="00740D6B" w:rsidP="00740D6B">
      <w:pPr>
        <w:numPr>
          <w:ilvl w:val="2"/>
          <w:numId w:val="32"/>
        </w:numPr>
      </w:pPr>
      <w:r w:rsidRPr="00740D6B">
        <w:t>Parses raw data into meaningful formats (e.g., JSON, sensor readings).</w:t>
      </w:r>
    </w:p>
    <w:p w14:paraId="126AA034" w14:textId="77777777" w:rsidR="00740D6B" w:rsidRPr="00740D6B" w:rsidRDefault="00740D6B" w:rsidP="00740D6B">
      <w:pPr>
        <w:numPr>
          <w:ilvl w:val="2"/>
          <w:numId w:val="32"/>
        </w:numPr>
      </w:pPr>
      <w:r w:rsidRPr="00740D6B">
        <w:t>Applies business logic (e.g., threshold alerts, data aggregation).</w:t>
      </w:r>
    </w:p>
    <w:p w14:paraId="1F90A6FC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Downlink Commands</w:t>
      </w:r>
      <w:r w:rsidRPr="00740D6B">
        <w:t>:</w:t>
      </w:r>
    </w:p>
    <w:p w14:paraId="0B62DEF4" w14:textId="77777777" w:rsidR="00740D6B" w:rsidRPr="00740D6B" w:rsidRDefault="00740D6B" w:rsidP="00740D6B">
      <w:pPr>
        <w:numPr>
          <w:ilvl w:val="2"/>
          <w:numId w:val="32"/>
        </w:numPr>
      </w:pPr>
      <w:r w:rsidRPr="00740D6B">
        <w:t>Generates commands (e.g., adjust sensor frequency, activate actuator).</w:t>
      </w:r>
    </w:p>
    <w:p w14:paraId="6B0FDC1A" w14:textId="77777777" w:rsidR="00740D6B" w:rsidRPr="00740D6B" w:rsidRDefault="00740D6B" w:rsidP="00740D6B">
      <w:pPr>
        <w:numPr>
          <w:ilvl w:val="2"/>
          <w:numId w:val="32"/>
        </w:numPr>
      </w:pPr>
      <w:r w:rsidRPr="00740D6B">
        <w:t>Encrypts downlink payload with AppSKey.</w:t>
      </w:r>
    </w:p>
    <w:p w14:paraId="5A7BCAC1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Integration</w:t>
      </w:r>
      <w:r w:rsidRPr="00740D6B">
        <w:t>: Supports MQTT, HTTP, or WebSocket for real-time data streaming to external systems.</w:t>
      </w:r>
    </w:p>
    <w:p w14:paraId="5A1E2AF3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Scalability</w:t>
      </w:r>
      <w:r w:rsidRPr="00740D6B">
        <w:t>: Handles data from thousands of devices using load balancing and queuing.</w:t>
      </w:r>
    </w:p>
    <w:p w14:paraId="52628823" w14:textId="77777777" w:rsidR="00740D6B" w:rsidRPr="00740D6B" w:rsidRDefault="00740D6B" w:rsidP="00740D6B">
      <w:pPr>
        <w:numPr>
          <w:ilvl w:val="0"/>
          <w:numId w:val="32"/>
        </w:numPr>
      </w:pPr>
      <w:r w:rsidRPr="00740D6B">
        <w:rPr>
          <w:b/>
          <w:bCs/>
        </w:rPr>
        <w:t>Output</w:t>
      </w:r>
      <w:r w:rsidRPr="00740D6B">
        <w:t>: Processed data sent to the database or API backend; downlink commands sent to the network server.</w:t>
      </w:r>
    </w:p>
    <w:p w14:paraId="290D9B15" w14:textId="77777777" w:rsidR="00740D6B" w:rsidRPr="00740D6B" w:rsidRDefault="00000000" w:rsidP="00740D6B">
      <w:r>
        <w:pict w14:anchorId="200EF7CE">
          <v:rect id="_x0000_i1031" style="width:0;height:1.5pt" o:hralign="center" o:hrstd="t" o:hr="t" fillcolor="#a0a0a0" stroked="f"/>
        </w:pict>
      </w:r>
    </w:p>
    <w:p w14:paraId="0A032B7B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7. Database / API Backend</w:t>
      </w:r>
    </w:p>
    <w:p w14:paraId="36A7BFA9" w14:textId="77777777" w:rsidR="00740D6B" w:rsidRPr="00740D6B" w:rsidRDefault="00740D6B" w:rsidP="00740D6B">
      <w:pPr>
        <w:numPr>
          <w:ilvl w:val="0"/>
          <w:numId w:val="33"/>
        </w:numPr>
      </w:pPr>
      <w:r w:rsidRPr="00740D6B">
        <w:rPr>
          <w:b/>
          <w:bCs/>
        </w:rPr>
        <w:t>Role</w:t>
      </w:r>
      <w:r w:rsidRPr="00740D6B">
        <w:t>: Stores and manages data for long-term storage, analysis, and integration.</w:t>
      </w:r>
    </w:p>
    <w:p w14:paraId="5C709627" w14:textId="77777777" w:rsidR="00740D6B" w:rsidRPr="00740D6B" w:rsidRDefault="00740D6B" w:rsidP="00740D6B">
      <w:pPr>
        <w:numPr>
          <w:ilvl w:val="0"/>
          <w:numId w:val="33"/>
        </w:numPr>
      </w:pPr>
      <w:r w:rsidRPr="00740D6B">
        <w:rPr>
          <w:b/>
          <w:bCs/>
        </w:rPr>
        <w:t>Process</w:t>
      </w:r>
      <w:r w:rsidRPr="00740D6B">
        <w:t>:</w:t>
      </w:r>
    </w:p>
    <w:p w14:paraId="663D3540" w14:textId="77777777" w:rsidR="00740D6B" w:rsidRPr="00740D6B" w:rsidRDefault="00740D6B" w:rsidP="00740D6B">
      <w:pPr>
        <w:numPr>
          <w:ilvl w:val="1"/>
          <w:numId w:val="33"/>
        </w:numPr>
      </w:pPr>
      <w:r w:rsidRPr="00740D6B">
        <w:rPr>
          <w:b/>
          <w:bCs/>
        </w:rPr>
        <w:t>Data Storage</w:t>
      </w:r>
      <w:r w:rsidRPr="00740D6B">
        <w:t>:</w:t>
      </w:r>
    </w:p>
    <w:p w14:paraId="5530C558" w14:textId="77777777" w:rsidR="00740D6B" w:rsidRPr="00740D6B" w:rsidRDefault="00740D6B" w:rsidP="00740D6B">
      <w:pPr>
        <w:numPr>
          <w:ilvl w:val="2"/>
          <w:numId w:val="33"/>
        </w:numPr>
      </w:pPr>
      <w:r w:rsidRPr="00740D6B">
        <w:t>Stores sensor data, device metadata (e.g., DevEUI, DevAddr), and gateway logs in a database (e.g., PostgreSQL, MongoDB).</w:t>
      </w:r>
    </w:p>
    <w:p w14:paraId="4B0FACCA" w14:textId="77777777" w:rsidR="00740D6B" w:rsidRPr="00740D6B" w:rsidRDefault="00740D6B" w:rsidP="00740D6B">
      <w:pPr>
        <w:numPr>
          <w:ilvl w:val="2"/>
          <w:numId w:val="33"/>
        </w:numPr>
      </w:pPr>
      <w:r w:rsidRPr="00740D6B">
        <w:lastRenderedPageBreak/>
        <w:t>Supports time-series databases (e.g., InfluxDB) for high-frequency IoT data.</w:t>
      </w:r>
    </w:p>
    <w:p w14:paraId="3364A9D5" w14:textId="77777777" w:rsidR="00740D6B" w:rsidRPr="00740D6B" w:rsidRDefault="00740D6B" w:rsidP="00740D6B">
      <w:pPr>
        <w:numPr>
          <w:ilvl w:val="1"/>
          <w:numId w:val="33"/>
        </w:numPr>
      </w:pPr>
      <w:r w:rsidRPr="00740D6B">
        <w:rPr>
          <w:b/>
          <w:bCs/>
        </w:rPr>
        <w:t>API Services</w:t>
      </w:r>
      <w:r w:rsidRPr="00740D6B">
        <w:t>:</w:t>
      </w:r>
    </w:p>
    <w:p w14:paraId="37D43229" w14:textId="77777777" w:rsidR="00740D6B" w:rsidRPr="00740D6B" w:rsidRDefault="00740D6B" w:rsidP="00740D6B">
      <w:pPr>
        <w:numPr>
          <w:ilvl w:val="2"/>
          <w:numId w:val="33"/>
        </w:numPr>
      </w:pPr>
      <w:r w:rsidRPr="00740D6B">
        <w:t>Provides RESTful, GraphQL, or WebSocket APIs for dashboards, mobile apps, or third-party integrations.</w:t>
      </w:r>
    </w:p>
    <w:p w14:paraId="62952A4E" w14:textId="77777777" w:rsidR="00740D6B" w:rsidRPr="00740D6B" w:rsidRDefault="00740D6B" w:rsidP="00740D6B">
      <w:pPr>
        <w:numPr>
          <w:ilvl w:val="2"/>
          <w:numId w:val="33"/>
        </w:numPr>
      </w:pPr>
      <w:r w:rsidRPr="00740D6B">
        <w:t>Supports authentication (e.g., OAuth2) and rate limiting.</w:t>
      </w:r>
    </w:p>
    <w:p w14:paraId="0F84E342" w14:textId="77777777" w:rsidR="00740D6B" w:rsidRPr="00740D6B" w:rsidRDefault="00740D6B" w:rsidP="00740D6B">
      <w:pPr>
        <w:numPr>
          <w:ilvl w:val="1"/>
          <w:numId w:val="33"/>
        </w:numPr>
      </w:pPr>
      <w:r w:rsidRPr="00740D6B">
        <w:rPr>
          <w:b/>
          <w:bCs/>
        </w:rPr>
        <w:t>Data Analytics</w:t>
      </w:r>
      <w:r w:rsidRPr="00740D6B">
        <w:t>: Enables advanced analytics (e.g., predictive maintenance, anomaly detection).</w:t>
      </w:r>
    </w:p>
    <w:p w14:paraId="780F042F" w14:textId="77777777" w:rsidR="00740D6B" w:rsidRPr="00740D6B" w:rsidRDefault="00740D6B" w:rsidP="00740D6B">
      <w:pPr>
        <w:numPr>
          <w:ilvl w:val="1"/>
          <w:numId w:val="33"/>
        </w:numPr>
      </w:pPr>
      <w:r w:rsidRPr="00740D6B">
        <w:rPr>
          <w:b/>
          <w:bCs/>
        </w:rPr>
        <w:t>Error Handling</w:t>
      </w:r>
      <w:r w:rsidRPr="00740D6B">
        <w:t>: Ensures data consistency with ACID transactions and handles API errors gracefully.</w:t>
      </w:r>
    </w:p>
    <w:p w14:paraId="73207B87" w14:textId="77777777" w:rsidR="00740D6B" w:rsidRPr="00740D6B" w:rsidRDefault="00740D6B" w:rsidP="00740D6B">
      <w:pPr>
        <w:numPr>
          <w:ilvl w:val="0"/>
          <w:numId w:val="33"/>
        </w:numPr>
      </w:pPr>
      <w:r w:rsidRPr="00740D6B">
        <w:rPr>
          <w:b/>
          <w:bCs/>
        </w:rPr>
        <w:t>Output</w:t>
      </w:r>
      <w:r w:rsidRPr="00740D6B">
        <w:t>: Data accessible for visualization, analytics, or external systems.</w:t>
      </w:r>
    </w:p>
    <w:p w14:paraId="402FDF02" w14:textId="77777777" w:rsidR="00740D6B" w:rsidRPr="00740D6B" w:rsidRDefault="00000000" w:rsidP="00740D6B">
      <w:r>
        <w:pict w14:anchorId="79455DDE">
          <v:rect id="_x0000_i1032" style="width:0;height:1.5pt" o:hralign="center" o:hrstd="t" o:hr="t" fillcolor="#a0a0a0" stroked="f"/>
        </w:pict>
      </w:r>
    </w:p>
    <w:p w14:paraId="078B1809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8. End User Dashboard (Web/App)</w:t>
      </w:r>
    </w:p>
    <w:p w14:paraId="7E25CF9B" w14:textId="77777777" w:rsidR="00740D6B" w:rsidRPr="00740D6B" w:rsidRDefault="00740D6B" w:rsidP="00740D6B">
      <w:pPr>
        <w:numPr>
          <w:ilvl w:val="0"/>
          <w:numId w:val="34"/>
        </w:numPr>
      </w:pPr>
      <w:r w:rsidRPr="00740D6B">
        <w:rPr>
          <w:b/>
          <w:bCs/>
        </w:rPr>
        <w:t>Role</w:t>
      </w:r>
      <w:r w:rsidRPr="00740D6B">
        <w:t>: User interface for visualizing data, monitoring devices, and sending commands.</w:t>
      </w:r>
    </w:p>
    <w:p w14:paraId="0B9A724F" w14:textId="77777777" w:rsidR="00740D6B" w:rsidRPr="00740D6B" w:rsidRDefault="00740D6B" w:rsidP="00740D6B">
      <w:pPr>
        <w:numPr>
          <w:ilvl w:val="0"/>
          <w:numId w:val="34"/>
        </w:numPr>
      </w:pPr>
      <w:r w:rsidRPr="00740D6B">
        <w:rPr>
          <w:b/>
          <w:bCs/>
        </w:rPr>
        <w:t>Process</w:t>
      </w:r>
      <w:r w:rsidRPr="00740D6B">
        <w:t>:</w:t>
      </w:r>
    </w:p>
    <w:p w14:paraId="3F20040F" w14:textId="77777777" w:rsidR="00740D6B" w:rsidRPr="00740D6B" w:rsidRDefault="00740D6B" w:rsidP="00740D6B">
      <w:pPr>
        <w:numPr>
          <w:ilvl w:val="1"/>
          <w:numId w:val="34"/>
        </w:numPr>
      </w:pPr>
      <w:r w:rsidRPr="00740D6B">
        <w:rPr>
          <w:b/>
          <w:bCs/>
        </w:rPr>
        <w:t>Data Visualization</w:t>
      </w:r>
      <w:r w:rsidRPr="00740D6B">
        <w:t>:</w:t>
      </w:r>
    </w:p>
    <w:p w14:paraId="4A48989A" w14:textId="77777777" w:rsidR="00740D6B" w:rsidRPr="00740D6B" w:rsidRDefault="00740D6B" w:rsidP="00740D6B">
      <w:pPr>
        <w:numPr>
          <w:ilvl w:val="2"/>
          <w:numId w:val="34"/>
        </w:numPr>
      </w:pPr>
      <w:r w:rsidRPr="00740D6B">
        <w:t>Displays real-time and historical data in charts, graphs, maps, or alerts (e.g., temperature trends, device status).</w:t>
      </w:r>
    </w:p>
    <w:p w14:paraId="5E132E06" w14:textId="77777777" w:rsidR="00740D6B" w:rsidRPr="00740D6B" w:rsidRDefault="00740D6B" w:rsidP="00740D6B">
      <w:pPr>
        <w:numPr>
          <w:ilvl w:val="2"/>
          <w:numId w:val="34"/>
        </w:numPr>
      </w:pPr>
      <w:r w:rsidRPr="00740D6B">
        <w:t>Supports responsive web (React, Vue.js) or mobile apps (iOS, Android).</w:t>
      </w:r>
    </w:p>
    <w:p w14:paraId="20D99378" w14:textId="77777777" w:rsidR="00740D6B" w:rsidRPr="00740D6B" w:rsidRDefault="00740D6B" w:rsidP="00740D6B">
      <w:pPr>
        <w:numPr>
          <w:ilvl w:val="1"/>
          <w:numId w:val="34"/>
        </w:numPr>
      </w:pPr>
      <w:r w:rsidRPr="00740D6B">
        <w:rPr>
          <w:b/>
          <w:bCs/>
        </w:rPr>
        <w:t>User Interaction</w:t>
      </w:r>
      <w:r w:rsidRPr="00740D6B">
        <w:t>:</w:t>
      </w:r>
    </w:p>
    <w:p w14:paraId="55FB1CAA" w14:textId="77777777" w:rsidR="00740D6B" w:rsidRPr="00740D6B" w:rsidRDefault="00740D6B" w:rsidP="00740D6B">
      <w:pPr>
        <w:numPr>
          <w:ilvl w:val="2"/>
          <w:numId w:val="34"/>
        </w:numPr>
      </w:pPr>
      <w:r w:rsidRPr="00740D6B">
        <w:t>Allows users to send downlink commands (e.g., turn on a device, update settings).</w:t>
      </w:r>
    </w:p>
    <w:p w14:paraId="1D8776D5" w14:textId="77777777" w:rsidR="00740D6B" w:rsidRPr="00740D6B" w:rsidRDefault="00740D6B" w:rsidP="00740D6B">
      <w:pPr>
        <w:numPr>
          <w:ilvl w:val="2"/>
          <w:numId w:val="34"/>
        </w:numPr>
      </w:pPr>
      <w:r w:rsidRPr="00740D6B">
        <w:t>Provides device management (e.g., view DevEUI, battery status).</w:t>
      </w:r>
    </w:p>
    <w:p w14:paraId="70E69162" w14:textId="77777777" w:rsidR="00740D6B" w:rsidRPr="00740D6B" w:rsidRDefault="00740D6B" w:rsidP="00740D6B">
      <w:pPr>
        <w:numPr>
          <w:ilvl w:val="1"/>
          <w:numId w:val="34"/>
        </w:numPr>
      </w:pPr>
      <w:r w:rsidRPr="00740D6B">
        <w:rPr>
          <w:b/>
          <w:bCs/>
        </w:rPr>
        <w:t>Security</w:t>
      </w:r>
      <w:r w:rsidRPr="00740D6B">
        <w:t>: Implements user authentication, role-based access control, and secure API calls.</w:t>
      </w:r>
    </w:p>
    <w:p w14:paraId="58644BCB" w14:textId="77777777" w:rsidR="00740D6B" w:rsidRPr="00740D6B" w:rsidRDefault="00740D6B" w:rsidP="00740D6B">
      <w:pPr>
        <w:numPr>
          <w:ilvl w:val="1"/>
          <w:numId w:val="34"/>
        </w:numPr>
      </w:pPr>
      <w:r w:rsidRPr="00740D6B">
        <w:rPr>
          <w:b/>
          <w:bCs/>
        </w:rPr>
        <w:t>Scalability</w:t>
      </w:r>
      <w:r w:rsidRPr="00740D6B">
        <w:t>: Uses caching (e.g., Redis) and CDN for fast data delivery.</w:t>
      </w:r>
    </w:p>
    <w:p w14:paraId="1ABC99DE" w14:textId="77777777" w:rsidR="00740D6B" w:rsidRPr="00740D6B" w:rsidRDefault="00740D6B" w:rsidP="00740D6B">
      <w:pPr>
        <w:numPr>
          <w:ilvl w:val="0"/>
          <w:numId w:val="34"/>
        </w:numPr>
      </w:pPr>
      <w:r w:rsidRPr="00740D6B">
        <w:rPr>
          <w:b/>
          <w:bCs/>
        </w:rPr>
        <w:t>Output</w:t>
      </w:r>
      <w:r w:rsidRPr="00740D6B">
        <w:t>: User-facing insights, alerts, and control interface.</w:t>
      </w:r>
    </w:p>
    <w:p w14:paraId="50679B6F" w14:textId="77777777" w:rsidR="00740D6B" w:rsidRPr="00740D6B" w:rsidRDefault="00000000" w:rsidP="00740D6B">
      <w:r>
        <w:pict w14:anchorId="752F0B27">
          <v:rect id="_x0000_i1033" style="width:0;height:1.5pt" o:hralign="center" o:hrstd="t" o:hr="t" fillcolor="#a0a0a0" stroked="f"/>
        </w:pict>
      </w:r>
    </w:p>
    <w:p w14:paraId="31C2DD99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Uplink Workflow (Device to Dashboard)</w:t>
      </w:r>
    </w:p>
    <w:p w14:paraId="1BBBFC1E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lastRenderedPageBreak/>
        <w:t>End Device</w:t>
      </w:r>
      <w:r w:rsidRPr="00740D6B">
        <w:t>: Collects data, encrypts payload with AppSKey, adds LoRaWAN headers (DevAddr, FCnt, MIC), and transmits via LoRa PHY (chirp modulation, SF7–12, ADR).</w:t>
      </w:r>
    </w:p>
    <w:p w14:paraId="15C3D3F5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LoRa Gateway</w:t>
      </w:r>
      <w:r w:rsidRPr="00740D6B">
        <w:t>: Receives and demodulates signals, adds metadata (RSSI, SNR, timestamp), and forwards via Packet Forwarder.</w:t>
      </w:r>
    </w:p>
    <w:p w14:paraId="14A7154E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Network Server</w:t>
      </w:r>
      <w:r w:rsidRPr="00740D6B">
        <w:t>: Authenticates (OTAA/ABP), verifies MIC, checks FCnt, deduplicates multi-gateway packets, decrypts network headers, and routes payload to the application server.</w:t>
      </w:r>
    </w:p>
    <w:p w14:paraId="68E906C2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Application Server</w:t>
      </w:r>
      <w:r w:rsidRPr="00740D6B">
        <w:t>: Decrypts payload with AppSKey, processes data, and forwards to the backend.</w:t>
      </w:r>
    </w:p>
    <w:p w14:paraId="4EB52DDF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Database/API Backend</w:t>
      </w:r>
      <w:r w:rsidRPr="00740D6B">
        <w:t>: Stores data and exposes it via APIs.</w:t>
      </w:r>
    </w:p>
    <w:p w14:paraId="17ADA559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End User Dashboard</w:t>
      </w:r>
      <w:r w:rsidRPr="00740D6B">
        <w:t>: Retrieves data via APIs, displays visualizations, and provides user interaction.</w:t>
      </w:r>
    </w:p>
    <w:p w14:paraId="7BACF8EE" w14:textId="77777777" w:rsidR="00740D6B" w:rsidRPr="00740D6B" w:rsidRDefault="00000000" w:rsidP="00740D6B">
      <w:r>
        <w:pict w14:anchorId="28CBBA99">
          <v:rect id="_x0000_i1034" style="width:0;height:1.5pt" o:hralign="center" o:hrstd="t" o:hr="t" fillcolor="#a0a0a0" stroked="f"/>
        </w:pict>
      </w:r>
    </w:p>
    <w:p w14:paraId="35D6CC1B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Downlink Workflow (Dashboard to Device)</w:t>
      </w:r>
    </w:p>
    <w:p w14:paraId="0C60F537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End User Dashboard</w:t>
      </w:r>
      <w:r w:rsidRPr="00740D6B">
        <w:t>: User sends a command (e.g., configure device settings) via the web/app.</w:t>
      </w:r>
    </w:p>
    <w:p w14:paraId="7EABE471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Database/API Backend</w:t>
      </w:r>
      <w:r w:rsidRPr="00740D6B">
        <w:t>: Forwards the command to the application server.</w:t>
      </w:r>
    </w:p>
    <w:p w14:paraId="2367BC5D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Application Server</w:t>
      </w:r>
      <w:r w:rsidRPr="00740D6B">
        <w:t>: Encrypts the command with AppSKey and sends it to the network server.</w:t>
      </w:r>
    </w:p>
    <w:p w14:paraId="5DB1F242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Network Server</w:t>
      </w:r>
      <w:r w:rsidRPr="00740D6B">
        <w:t>: Adds network headers (MIC, FCnt), schedules transmission (RX1/RX2 windows), and sends to the gateway.</w:t>
      </w:r>
    </w:p>
    <w:p w14:paraId="0EA7A9D8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LoRa Gateway</w:t>
      </w:r>
      <w:r w:rsidRPr="00740D6B">
        <w:t>: Modulates the command using LoRa PHY and transmits to the device.</w:t>
      </w:r>
    </w:p>
    <w:p w14:paraId="512B6B1B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End Device</w:t>
      </w:r>
      <w:r w:rsidRPr="00740D6B">
        <w:t>: Receives, decrypts with AppSKey, and executes the command.</w:t>
      </w:r>
    </w:p>
    <w:p w14:paraId="09B8C806" w14:textId="77777777" w:rsidR="00740D6B" w:rsidRPr="00740D6B" w:rsidRDefault="00000000" w:rsidP="00740D6B">
      <w:r>
        <w:pict w14:anchorId="2AC25AEC">
          <v:rect id="_x0000_i1035" style="width:0;height:1.5pt" o:hralign="center" o:hrstd="t" o:hr="t" fillcolor="#a0a0a0" stroked="f"/>
        </w:pict>
      </w:r>
    </w:p>
    <w:p w14:paraId="10DE4029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Key Technical Aspects</w:t>
      </w:r>
    </w:p>
    <w:p w14:paraId="39501E4A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LoRaWAN Headers</w:t>
      </w:r>
      <w:r w:rsidRPr="00740D6B">
        <w:t>:</w:t>
      </w:r>
    </w:p>
    <w:p w14:paraId="51A6DBF7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PHY Header</w:t>
      </w:r>
      <w:r w:rsidRPr="00740D6B">
        <w:t>: Preamble (8–12 symbols), payload length, coding rate, CRC.</w:t>
      </w:r>
    </w:p>
    <w:p w14:paraId="09517FD4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MAC Header (MHDR)</w:t>
      </w:r>
      <w:r w:rsidRPr="00740D6B">
        <w:t>: Frame type, protocol version, etc.</w:t>
      </w:r>
    </w:p>
    <w:p w14:paraId="16A1AD7A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Frame Header (FHDR)</w:t>
      </w:r>
      <w:r w:rsidRPr="00740D6B">
        <w:t>: DevAddr, FCnt, Frame Control (FCTRL), options.</w:t>
      </w:r>
    </w:p>
    <w:p w14:paraId="5388E368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4588EE90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NwkSKey</w:t>
      </w:r>
      <w:r w:rsidRPr="00740D6B">
        <w:t>: Secures network layer (MIC, routing).</w:t>
      </w:r>
    </w:p>
    <w:p w14:paraId="3134E5BA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lastRenderedPageBreak/>
        <w:t>AppSKey</w:t>
      </w:r>
      <w:r w:rsidRPr="00740D6B">
        <w:t>: Secures application payload.</w:t>
      </w:r>
    </w:p>
    <w:p w14:paraId="555DDB1F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AppKey/NwkKey</w:t>
      </w:r>
      <w:r w:rsidRPr="00740D6B">
        <w:t>: Used in OTAA for key derivation.</w:t>
      </w:r>
    </w:p>
    <w:p w14:paraId="0CAC2A34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Replay Protection</w:t>
      </w:r>
      <w:r w:rsidRPr="00740D6B">
        <w:t>: FCnt ensures messages are not replayed.</w:t>
      </w:r>
    </w:p>
    <w:p w14:paraId="43DBBC9F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End-to-End Encryption</w:t>
      </w:r>
      <w:r w:rsidRPr="00740D6B">
        <w:t>: Separate encryption for network and application layers.</w:t>
      </w:r>
    </w:p>
    <w:p w14:paraId="5FDFEE49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Chirp Modulation/Demodulation</w:t>
      </w:r>
      <w:r w:rsidRPr="00740D6B">
        <w:t>:</w:t>
      </w:r>
    </w:p>
    <w:p w14:paraId="2CC54E26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CSS provides robustness for long-range, low-power communication.</w:t>
      </w:r>
    </w:p>
    <w:p w14:paraId="2853C34D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Demodulation at gateways ensures high sensitivity (down to -137 dBm).</w:t>
      </w:r>
    </w:p>
    <w:p w14:paraId="30781CFE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Energy Consumption</w:t>
      </w:r>
      <w:r w:rsidRPr="00740D6B">
        <w:t>:</w:t>
      </w:r>
    </w:p>
    <w:p w14:paraId="0AFD02B6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Class A: Lowest power, uplink-initiated with two RX windows.</w:t>
      </w:r>
    </w:p>
    <w:p w14:paraId="275DA9B4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Class B: Scheduled RX windows for low-latency downlink.</w:t>
      </w:r>
    </w:p>
    <w:p w14:paraId="4F4430F6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Class C: Continuous RX for high-latency applications, higher power usage.</w:t>
      </w:r>
    </w:p>
    <w:p w14:paraId="06172DA7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ADR optimizes power by adjusting SF and transmission power.</w:t>
      </w:r>
    </w:p>
    <w:p w14:paraId="423F22CE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Scalability</w:t>
      </w:r>
      <w:r w:rsidRPr="00740D6B">
        <w:t>:</w:t>
      </w:r>
    </w:p>
    <w:p w14:paraId="0B270916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Supports millions of devices with multiple gateways and load-balanced servers.</w:t>
      </w:r>
    </w:p>
    <w:p w14:paraId="73945912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Uses cloud-native architectures (e.g., Kubernetes) for network/application servers.</w:t>
      </w:r>
    </w:p>
    <w:p w14:paraId="1D29FDB4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Regional Parameters</w:t>
      </w:r>
      <w:r w:rsidRPr="00740D6B">
        <w:t>:</w:t>
      </w:r>
    </w:p>
    <w:p w14:paraId="6EF6A719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Frequency bands: EU868, US915, AS923, etc.</w:t>
      </w:r>
    </w:p>
    <w:p w14:paraId="07755994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Duty cycle compliance (e.g., 1% in EU) to avoid interference.</w:t>
      </w:r>
    </w:p>
    <w:p w14:paraId="3BFA4108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Error Handling</w:t>
      </w:r>
      <w:r w:rsidRPr="00740D6B">
        <w:t>:</w:t>
      </w:r>
    </w:p>
    <w:p w14:paraId="0A9DA793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CRC checks at PHY layer.</w:t>
      </w:r>
    </w:p>
    <w:p w14:paraId="5D3279CF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MIC validation and FCnt checks at network layer.</w:t>
      </w:r>
    </w:p>
    <w:p w14:paraId="7477D802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Retransmission for confirmed messages.</w:t>
      </w:r>
    </w:p>
    <w:p w14:paraId="34A6AE74" w14:textId="77777777" w:rsidR="00740D6B" w:rsidRPr="00740D6B" w:rsidRDefault="00000000" w:rsidP="00740D6B">
      <w:r>
        <w:pict w14:anchorId="7D26D351">
          <v:rect id="_x0000_i1036" style="width:0;height:1.5pt" o:hralign="center" o:hrstd="t" o:hr="t" fillcolor="#a0a0a0" stroked="f"/>
        </w:pict>
      </w:r>
    </w:p>
    <w:p w14:paraId="797F5701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Start and End Points</w:t>
      </w:r>
    </w:p>
    <w:p w14:paraId="2539AA6A" w14:textId="77777777" w:rsidR="00740D6B" w:rsidRPr="00740D6B" w:rsidRDefault="00740D6B" w:rsidP="00740D6B">
      <w:pPr>
        <w:numPr>
          <w:ilvl w:val="0"/>
          <w:numId w:val="38"/>
        </w:numPr>
      </w:pPr>
      <w:r w:rsidRPr="00740D6B">
        <w:rPr>
          <w:b/>
          <w:bCs/>
        </w:rPr>
        <w:t>Start</w:t>
      </w:r>
      <w:r w:rsidRPr="00740D6B">
        <w:t>: End Device (Node) collects data, encrypts it, and transmits via LoRa PHY.</w:t>
      </w:r>
    </w:p>
    <w:p w14:paraId="304B7176" w14:textId="77777777" w:rsidR="00740D6B" w:rsidRPr="00740D6B" w:rsidRDefault="00740D6B" w:rsidP="00740D6B">
      <w:pPr>
        <w:numPr>
          <w:ilvl w:val="0"/>
          <w:numId w:val="38"/>
        </w:numPr>
      </w:pPr>
      <w:r w:rsidRPr="00740D6B">
        <w:rPr>
          <w:b/>
          <w:bCs/>
        </w:rPr>
        <w:lastRenderedPageBreak/>
        <w:t>End</w:t>
      </w:r>
      <w:r w:rsidRPr="00740D6B">
        <w:t>: End User Dashboard displays data or sends commands back to the device, completing the IoT interaction loop.</w:t>
      </w:r>
    </w:p>
    <w:p w14:paraId="594C843F" w14:textId="77777777" w:rsidR="00740D6B" w:rsidRPr="00740D6B" w:rsidRDefault="00000000" w:rsidP="00740D6B">
      <w:r>
        <w:pict w14:anchorId="5585C47C">
          <v:rect id="_x0000_i1037" style="width:0;height:1.5pt" o:hralign="center" o:hrstd="t" o:hr="t" fillcolor="#a0a0a0" stroked="f"/>
        </w:pict>
      </w:r>
    </w:p>
    <w:p w14:paraId="677A508E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Advanced Considerations</w:t>
      </w:r>
    </w:p>
    <w:p w14:paraId="5A715876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Multi-Gateway Support</w:t>
      </w:r>
      <w:r w:rsidRPr="00740D6B">
        <w:t>: Improves reliability and coverage by allowing multiple gateways to receive the same packet, with the network server selecting the best signal.</w:t>
      </w:r>
    </w:p>
    <w:p w14:paraId="495B90E4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Frequency Hopping</w:t>
      </w:r>
      <w:r w:rsidRPr="00740D6B">
        <w:t>: Ensures compliance with regional regulations (e.g., US915) and reduces interference.</w:t>
      </w:r>
    </w:p>
    <w:p w14:paraId="58D2557D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Adaptive Data Rate (ADR)</w:t>
      </w:r>
      <w:r w:rsidRPr="00740D6B">
        <w:t>: Dynamically adjusts SF, bandwidth, and power to optimize performance and battery life.</w:t>
      </w:r>
    </w:p>
    <w:p w14:paraId="18269460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Device Management</w:t>
      </w:r>
      <w:r w:rsidRPr="00740D6B">
        <w:t>: Network server tracks device status (battery, signal quality) for proactive maintenance.</w:t>
      </w:r>
    </w:p>
    <w:p w14:paraId="1B16D2EF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Security Enhancements</w:t>
      </w:r>
      <w:r w:rsidRPr="00740D6B">
        <w:t>:</w:t>
      </w:r>
    </w:p>
    <w:p w14:paraId="55A6ED2B" w14:textId="77777777" w:rsidR="00740D6B" w:rsidRPr="00740D6B" w:rsidRDefault="00740D6B" w:rsidP="00740D6B">
      <w:pPr>
        <w:numPr>
          <w:ilvl w:val="1"/>
          <w:numId w:val="39"/>
        </w:numPr>
      </w:pPr>
      <w:r w:rsidRPr="00740D6B">
        <w:t>LoRaWAN 1.1 introduces root keys (AppKey, NwkKey) and session key rotation.</w:t>
      </w:r>
    </w:p>
    <w:p w14:paraId="7FE57C5C" w14:textId="77777777" w:rsidR="00740D6B" w:rsidRPr="00740D6B" w:rsidRDefault="00740D6B" w:rsidP="00740D6B">
      <w:pPr>
        <w:numPr>
          <w:ilvl w:val="1"/>
          <w:numId w:val="39"/>
        </w:numPr>
      </w:pPr>
      <w:r w:rsidRPr="00740D6B">
        <w:t>Supports secure element chips for storing keys.</w:t>
      </w:r>
    </w:p>
    <w:p w14:paraId="21E0CB49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Scalability and Redundancy</w:t>
      </w:r>
      <w:r w:rsidRPr="00740D6B">
        <w:t>:</w:t>
      </w:r>
    </w:p>
    <w:p w14:paraId="47E37EB8" w14:textId="77777777" w:rsidR="00740D6B" w:rsidRPr="00740D6B" w:rsidRDefault="00740D6B" w:rsidP="00740D6B">
      <w:pPr>
        <w:numPr>
          <w:ilvl w:val="1"/>
          <w:numId w:val="39"/>
        </w:numPr>
      </w:pPr>
      <w:r w:rsidRPr="00740D6B">
        <w:t>Cloud-based network and application servers with load balancing.</w:t>
      </w:r>
    </w:p>
    <w:p w14:paraId="7D813274" w14:textId="77777777" w:rsidR="00740D6B" w:rsidRPr="00740D6B" w:rsidRDefault="00740D6B" w:rsidP="00740D6B">
      <w:pPr>
        <w:numPr>
          <w:ilvl w:val="1"/>
          <w:numId w:val="39"/>
        </w:numPr>
      </w:pPr>
      <w:r w:rsidRPr="00740D6B">
        <w:t>Redundant gateways and servers for high availability.</w:t>
      </w:r>
    </w:p>
    <w:p w14:paraId="607995A2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Interoperability</w:t>
      </w:r>
      <w:r w:rsidRPr="00740D6B">
        <w:t>: Supports integration with standards like MQTT, CoAP, and LwM2M for broader IoT ecosystems.</w:t>
      </w:r>
    </w:p>
    <w:p w14:paraId="7BFF9342" w14:textId="77777777" w:rsidR="00740D6B" w:rsidRDefault="00740D6B"/>
    <w:p w14:paraId="0216080F" w14:textId="77777777" w:rsidR="00740D6B" w:rsidRDefault="00740D6B"/>
    <w:p w14:paraId="04ECDCBA" w14:textId="77777777" w:rsidR="00740D6B" w:rsidRDefault="00740D6B"/>
    <w:p w14:paraId="5EF461AD" w14:textId="77777777" w:rsidR="00740D6B" w:rsidRDefault="00740D6B"/>
    <w:p w14:paraId="152385D3" w14:textId="77777777" w:rsidR="00740D6B" w:rsidRDefault="00740D6B"/>
    <w:p w14:paraId="1BF31496" w14:textId="77777777" w:rsidR="00740D6B" w:rsidRDefault="00740D6B"/>
    <w:p w14:paraId="02ECECC7" w14:textId="77777777" w:rsidR="00740D6B" w:rsidRDefault="00740D6B"/>
    <w:p w14:paraId="15707F2A" w14:textId="77777777" w:rsidR="00740D6B" w:rsidRDefault="00740D6B"/>
    <w:p w14:paraId="674CF5CB" w14:textId="77777777" w:rsidR="00740D6B" w:rsidRDefault="00740D6B"/>
    <w:p w14:paraId="21604C63" w14:textId="77777777" w:rsidR="00740D6B" w:rsidRDefault="00740D6B"/>
    <w:p w14:paraId="0AF2B450" w14:textId="77777777" w:rsidR="00740D6B" w:rsidRDefault="00740D6B"/>
    <w:p w14:paraId="3175FAC1" w14:textId="77777777" w:rsidR="00740D6B" w:rsidRDefault="00740D6B"/>
    <w:p w14:paraId="7C9309DD" w14:textId="1DB9A312" w:rsidR="00740D6B" w:rsidRPr="00740D6B" w:rsidRDefault="00740D6B" w:rsidP="00740D6B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*** 3</w:t>
      </w:r>
      <w:r w:rsidRPr="00740D6B">
        <w:rPr>
          <w:b/>
          <w:bCs/>
          <w:sz w:val="44"/>
          <w:szCs w:val="44"/>
          <w:u w:val="single"/>
          <w:vertAlign w:val="superscript"/>
        </w:rPr>
        <w:t>rd</w:t>
      </w:r>
      <w:r w:rsidRPr="00740D6B">
        <w:rPr>
          <w:b/>
          <w:bCs/>
          <w:sz w:val="44"/>
          <w:szCs w:val="44"/>
          <w:u w:val="single"/>
        </w:rPr>
        <w:t xml:space="preserve"> Architecture</w:t>
      </w:r>
      <w:r>
        <w:rPr>
          <w:b/>
          <w:bCs/>
          <w:sz w:val="44"/>
          <w:szCs w:val="44"/>
          <w:u w:val="single"/>
        </w:rPr>
        <w:t xml:space="preserve"> And More Complax ***</w:t>
      </w:r>
    </w:p>
    <w:p w14:paraId="1EC1607E" w14:textId="77777777" w:rsidR="00740D6B" w:rsidRDefault="00740D6B"/>
    <w:p w14:paraId="30929C37" w14:textId="01FF63F6" w:rsidR="00740D6B" w:rsidRPr="00DA4766" w:rsidRDefault="00DA4766">
      <w:pPr>
        <w:rPr>
          <w:b/>
          <w:bCs/>
          <w:sz w:val="28"/>
          <w:szCs w:val="28"/>
          <w:u w:val="single"/>
        </w:rPr>
      </w:pPr>
      <w:r w:rsidRPr="00DA4766">
        <w:rPr>
          <w:b/>
          <w:bCs/>
          <w:sz w:val="28"/>
          <w:szCs w:val="28"/>
          <w:u w:val="single"/>
        </w:rPr>
        <w:t>Description:</w:t>
      </w:r>
    </w:p>
    <w:p w14:paraId="6C32DC2E" w14:textId="77777777" w:rsidR="00DA4766" w:rsidRPr="00DA4766" w:rsidRDefault="00DA4766" w:rsidP="00DA4766">
      <w:r w:rsidRPr="00DA4766">
        <w:t xml:space="preserve">  </w:t>
      </w:r>
      <w:r w:rsidRPr="00DA4766">
        <w:rPr>
          <w:b/>
          <w:bCs/>
        </w:rPr>
        <w:t>Incorporate Book Insights</w:t>
      </w:r>
      <w:r w:rsidRPr="00DA4766">
        <w:t xml:space="preserve">: Leverage detailed technical aspects from the book, such as LoRa modulation, Chirp Spread Spectrum (CSS), Adaptive Data Rate (ADR), multiple network server instances, advanced security (OTAA with Join Server), MQTT/HTTP integration, and various end-device architectures. </w:t>
      </w:r>
    </w:p>
    <w:p w14:paraId="7635CB5E" w14:textId="77777777" w:rsidR="00DA4766" w:rsidRPr="00DA4766" w:rsidRDefault="00DA4766" w:rsidP="00DA4766">
      <w:r w:rsidRPr="00DA4766">
        <w:t xml:space="preserve">  </w:t>
      </w:r>
      <w:r w:rsidRPr="00DA4766">
        <w:rPr>
          <w:b/>
          <w:bCs/>
        </w:rPr>
        <w:t>Enhance Previous Workflows</w:t>
      </w:r>
      <w:r w:rsidRPr="00DA4766">
        <w:t xml:space="preserve">: Add complexity by including multi-gateway redundancy, hybrid/private network configurations, advanced error handling, FUOTA (Firmware Update Over The Air), and detailed energy optimization strategies. </w:t>
      </w:r>
    </w:p>
    <w:p w14:paraId="08C7BC54" w14:textId="77777777" w:rsidR="00DA4766" w:rsidRPr="00DA4766" w:rsidRDefault="00DA4766" w:rsidP="00DA4766">
      <w:r w:rsidRPr="00DA4766">
        <w:t xml:space="preserve">  </w:t>
      </w:r>
      <w:r w:rsidRPr="00DA4766">
        <w:rPr>
          <w:b/>
          <w:bCs/>
        </w:rPr>
        <w:t>Focus on Durability</w:t>
      </w:r>
      <w:r w:rsidRPr="00DA4766">
        <w:t xml:space="preserve">: Ensure robust error handling, redundancy, and secure key management (e.g., using Secure Elements). </w:t>
      </w:r>
    </w:p>
    <w:p w14:paraId="71909AA2" w14:textId="77777777" w:rsidR="00DA4766" w:rsidRPr="00DA4766" w:rsidRDefault="00DA4766" w:rsidP="00DA4766">
      <w:r w:rsidRPr="00DA4766">
        <w:t xml:space="preserve">  </w:t>
      </w:r>
      <w:r w:rsidRPr="00DA4766">
        <w:rPr>
          <w:b/>
          <w:bCs/>
        </w:rPr>
        <w:t>User-Friendly Design</w:t>
      </w:r>
      <w:r w:rsidRPr="00DA4766">
        <w:t xml:space="preserve">: Simplify configuration for end-users with automated tools (e.g., Docker-based deployments, user dashboards with Grafana/Chronograf). </w:t>
      </w:r>
    </w:p>
    <w:p w14:paraId="53893AED" w14:textId="77777777" w:rsidR="00DA4766" w:rsidRPr="00DA4766" w:rsidRDefault="00DA4766" w:rsidP="00DA4766">
      <w:r w:rsidRPr="00DA4766">
        <w:t xml:space="preserve">  </w:t>
      </w:r>
      <w:r w:rsidRPr="00DA4766">
        <w:rPr>
          <w:b/>
          <w:bCs/>
        </w:rPr>
        <w:t>Scalability</w:t>
      </w:r>
      <w:r w:rsidRPr="00DA4766">
        <w:t xml:space="preserve">: Support large-scale deployments with cloud-native solutions, load balancing, and multi-region frequency plans. </w:t>
      </w:r>
    </w:p>
    <w:p w14:paraId="53B1298E" w14:textId="52A67C86" w:rsidR="00DA4766" w:rsidRDefault="00DA4766" w:rsidP="00DA4766">
      <w:r w:rsidRPr="00DA4766">
        <w:t xml:space="preserve">  </w:t>
      </w:r>
      <w:r w:rsidRPr="00DA4766">
        <w:rPr>
          <w:b/>
          <w:bCs/>
        </w:rPr>
        <w:t>Self-Hosted Server</w:t>
      </w:r>
      <w:r w:rsidRPr="00DA4766">
        <w:t>: Tailor the architecture for a private LoRaWAN server setup (e.g., ChirpStack on your own server) with local gateway integration.</w:t>
      </w:r>
    </w:p>
    <w:p w14:paraId="553DBB58" w14:textId="77777777" w:rsidR="00740D6B" w:rsidRDefault="00740D6B"/>
    <w:p w14:paraId="1F8D87CB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LoRaWAN Architecture Workflow</w:t>
      </w:r>
    </w:p>
    <w:p w14:paraId="139F37B6" w14:textId="77777777" w:rsidR="00DA4766" w:rsidRPr="00DA4766" w:rsidRDefault="00DA4766" w:rsidP="00DA4766">
      <w:r w:rsidRPr="00DA4766">
        <w:t xml:space="preserve">This document presents a comprehensive, durable, user-friendly, and scalable architecture workflow for a LoRaWAN system deployed on a private server. It outlines the end-to-end data flow from end devices to the end-user dashboard, incorporating advanced LoRaWAN features, robust security, scalability, and user-friendly interfaces, based on insights from the book </w:t>
      </w:r>
      <w:r w:rsidRPr="00DA4766">
        <w:rPr>
          <w:i/>
          <w:iCs/>
        </w:rPr>
        <w:t>LoRa, LoRaWAN, and Internet of Things</w:t>
      </w:r>
      <w:r w:rsidRPr="00DA4766">
        <w:t xml:space="preserve"> and prior workflows.</w:t>
      </w:r>
    </w:p>
    <w:p w14:paraId="5E290719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Workflow Overview</w:t>
      </w:r>
    </w:p>
    <w:p w14:paraId="67023CF2" w14:textId="77777777" w:rsidR="00DA4766" w:rsidRPr="00DA4766" w:rsidRDefault="00DA4766" w:rsidP="00DA4766">
      <w:r w:rsidRPr="00DA4766">
        <w:t>The architecture facilitates low-power, long-range IoT communication with:</w:t>
      </w:r>
    </w:p>
    <w:p w14:paraId="5BE8FB36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lastRenderedPageBreak/>
        <w:t>Uplink</w:t>
      </w:r>
      <w:r w:rsidRPr="00DA4766">
        <w:t>: Data flow from end devices to the user dashboard.</w:t>
      </w:r>
    </w:p>
    <w:p w14:paraId="13FA24A8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t>Downlink</w:t>
      </w:r>
      <w:r w:rsidRPr="00DA4766">
        <w:t>: Commands or firmware updates from the dashboard to devices.</w:t>
      </w:r>
    </w:p>
    <w:p w14:paraId="7E5CF2EE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t>Key Components</w:t>
      </w:r>
      <w:r w:rsidRPr="00DA4766">
        <w:t>: End devices, LoRa PHY, gateways, packet forwarders, network server (LNS), application server, Join Server, database/API backend, and IoT platform/dashboard.</w:t>
      </w:r>
    </w:p>
    <w:p w14:paraId="4EE0939D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t>Advanced Features</w:t>
      </w:r>
      <w:r w:rsidRPr="00DA4766">
        <w:t>: Chirp Spread Spectrum (CSS), Adaptive Data Rate (ADR), multi-gateway redundancy, FUOTA, MQTT/HTTP integration, and secure element (SE) support.</w:t>
      </w:r>
    </w:p>
    <w:p w14:paraId="188BD151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t>Deployment</w:t>
      </w:r>
      <w:r w:rsidRPr="00DA4766">
        <w:t>: Private server hosting ChirpStack with Docker, supporting hybrid/private network configurations.</w:t>
      </w:r>
    </w:p>
    <w:p w14:paraId="46E9DDC0" w14:textId="77777777" w:rsidR="00DA4766" w:rsidRPr="00DA4766" w:rsidRDefault="00000000" w:rsidP="00DA4766">
      <w:r>
        <w:pict w14:anchorId="32A6BA17">
          <v:rect id="_x0000_i1038" style="width:0;height:1.5pt" o:hralign="center" o:hrstd="t" o:hr="t" fillcolor="#a0a0a0" stroked="f"/>
        </w:pict>
      </w:r>
    </w:p>
    <w:p w14:paraId="14ECF9FA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1. End Device (Node)</w:t>
      </w:r>
    </w:p>
    <w:p w14:paraId="623E9C86" w14:textId="77777777" w:rsidR="00DA4766" w:rsidRPr="00DA4766" w:rsidRDefault="00DA4766" w:rsidP="00DA4766">
      <w:pPr>
        <w:numPr>
          <w:ilvl w:val="0"/>
          <w:numId w:val="41"/>
        </w:numPr>
      </w:pPr>
      <w:r w:rsidRPr="00DA4766">
        <w:rPr>
          <w:b/>
          <w:bCs/>
        </w:rPr>
        <w:t>Role</w:t>
      </w:r>
      <w:r w:rsidRPr="00DA4766">
        <w:t>: Low-power sensors/actuators collecting data (e.g., temperature, GPS) or performing actions (e.g., valve control).</w:t>
      </w:r>
    </w:p>
    <w:p w14:paraId="17079D12" w14:textId="77777777" w:rsidR="00DA4766" w:rsidRPr="00DA4766" w:rsidRDefault="00DA4766" w:rsidP="00DA4766">
      <w:pPr>
        <w:numPr>
          <w:ilvl w:val="0"/>
          <w:numId w:val="41"/>
        </w:numPr>
      </w:pPr>
      <w:r w:rsidRPr="00DA4766">
        <w:rPr>
          <w:b/>
          <w:bCs/>
        </w:rPr>
        <w:t>Process</w:t>
      </w:r>
      <w:r w:rsidRPr="00DA4766">
        <w:t>:</w:t>
      </w:r>
    </w:p>
    <w:p w14:paraId="1A216D98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Data Generation</w:t>
      </w:r>
      <w:r w:rsidRPr="00DA4766">
        <w:t>: Collects sensor data or processes actuator commands.</w:t>
      </w:r>
    </w:p>
    <w:p w14:paraId="0F762096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Device Architectures</w:t>
      </w:r>
      <w:r w:rsidRPr="00DA4766">
        <w:t xml:space="preserve"> (from book, Chapter 8):</w:t>
      </w:r>
    </w:p>
    <w:p w14:paraId="41CCCF18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Microcontroller + Transceiver</w:t>
      </w:r>
      <w:r w:rsidRPr="00DA4766">
        <w:t>: STM32L073 + SX1272 (e.g., P-NUCLEO-LRWAN1), high code complexity, medium footprint.</w:t>
      </w:r>
    </w:p>
    <w:p w14:paraId="693192D3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Standalone LoRaWAN Module</w:t>
      </w:r>
      <w:r w:rsidRPr="00DA4766">
        <w:t>: Murata CMWX1ZZABZ, low footprint, high code complexity.</w:t>
      </w:r>
    </w:p>
    <w:p w14:paraId="2DDA90F4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Microcontroller + LoRaWAN Module</w:t>
      </w:r>
      <w:r w:rsidRPr="00DA4766">
        <w:t>: RAK3172 with AT commands, low code complexity, high footprint.</w:t>
      </w:r>
    </w:p>
    <w:p w14:paraId="34F7B47D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Wireless Microcontroller</w:t>
      </w:r>
      <w:r w:rsidRPr="00DA4766">
        <w:t>: STM32WL (dual-core), very low footprint, low cost, high integration.</w:t>
      </w:r>
    </w:p>
    <w:p w14:paraId="1DD3DCB4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Device Activation</w:t>
      </w:r>
      <w:r w:rsidRPr="00DA4766">
        <w:t>:</w:t>
      </w:r>
    </w:p>
    <w:p w14:paraId="63C6AF31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Activation by Personalization (ABP)</w:t>
      </w:r>
      <w:r w:rsidRPr="00DA4766">
        <w:t>:</w:t>
      </w:r>
    </w:p>
    <w:p w14:paraId="583BE7C8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t>Pre-configured with DevAddr (32-bit), NwkSKey (128-bit AES), AppSKey (128-bit AES).</w:t>
      </w:r>
    </w:p>
    <w:p w14:paraId="0D37BC99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t>Suitable for prototyping, less secure due to static keys.</w:t>
      </w:r>
    </w:p>
    <w:p w14:paraId="2E4B045D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Over-the-Air Activation (OTAA)</w:t>
      </w:r>
      <w:r w:rsidRPr="00DA4766">
        <w:t>:</w:t>
      </w:r>
    </w:p>
    <w:p w14:paraId="0EF321E7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lastRenderedPageBreak/>
        <w:t>Uses DevEUI (64-bit unique ID), JoinEUI (64-bit, LoRaWAN 1.1), AppKey (128-bit AES).</w:t>
      </w:r>
    </w:p>
    <w:p w14:paraId="206864A6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t>Join Procedure: Sends Join Request (DevEUI, JoinEUI, DevNonce, MIC), receives Join Accept (DevAddr, NwkSKey, AppSKey, CFList for channel configuration).</w:t>
      </w:r>
    </w:p>
    <w:p w14:paraId="5FEA03F4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t>Enhanced with Join Server (LoRaWAN 1.1) for secure key management.</w:t>
      </w:r>
    </w:p>
    <w:p w14:paraId="2FA684B4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Security</w:t>
      </w:r>
      <w:r w:rsidRPr="00DA4766">
        <w:t>:</w:t>
      </w:r>
    </w:p>
    <w:p w14:paraId="223DB7CC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Payload Encryption</w:t>
      </w:r>
      <w:r w:rsidRPr="00DA4766">
        <w:t>: Application data encrypted with AppSKey (AES-128).</w:t>
      </w:r>
    </w:p>
    <w:p w14:paraId="34C0CEBF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Message Integrity Code (MIC)</w:t>
      </w:r>
      <w:r w:rsidRPr="00DA4766">
        <w:t>: Generated with NwkSKey for authentication.</w:t>
      </w:r>
    </w:p>
    <w:p w14:paraId="63C853B8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Replay Protection</w:t>
      </w:r>
      <w:r w:rsidRPr="00DA4766">
        <w:t>: Frame Counter (FCnt) prevents replay attacks.</w:t>
      </w:r>
    </w:p>
    <w:p w14:paraId="1740ADFC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Secure Element (SE)</w:t>
      </w:r>
      <w:r w:rsidRPr="00DA4766">
        <w:t>: Stores AppKey securely to prevent key extraction.</w:t>
      </w:r>
    </w:p>
    <w:p w14:paraId="275F64DB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LoRaWAN 1.1</w:t>
      </w:r>
      <w:r w:rsidRPr="00DA4766">
        <w:t>: Uses NwkKey for network-layer encryption, separates NS/AS roles.</w:t>
      </w:r>
    </w:p>
    <w:p w14:paraId="11ACE3E7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Energy Consumption</w:t>
      </w:r>
      <w:r w:rsidRPr="00DA4766">
        <w:t>:</w:t>
      </w:r>
    </w:p>
    <w:p w14:paraId="30AFCD31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t>Supports Class A (lowest power, two RX windows), Class B (scheduled RX), Class C (continuous RX).</w:t>
      </w:r>
    </w:p>
    <w:p w14:paraId="635F9416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ADR</w:t>
      </w:r>
      <w:r w:rsidRPr="00DA4766">
        <w:t>: Optimizes SF (7–12), bandwidth (125/250/500 kHz), and power based on RSSI/SNR.</w:t>
      </w:r>
    </w:p>
    <w:p w14:paraId="64C0EE2D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t>Standby power minimized (e.g., 4.6 mA RX for SX1262, book p. 19).</w:t>
      </w:r>
    </w:p>
    <w:p w14:paraId="587E1A8C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t>Battery life up to 10+ years with optimized duty cycles (1% in EU868).</w:t>
      </w:r>
    </w:p>
    <w:p w14:paraId="78CD63C4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Error Handling</w:t>
      </w:r>
      <w:r w:rsidRPr="00DA4766">
        <w:t>: Retransmits confirmed messages, validates CRC, handles FCnt mismatches.</w:t>
      </w:r>
    </w:p>
    <w:p w14:paraId="7A796084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FUOTA</w:t>
      </w:r>
      <w:r w:rsidRPr="00DA4766">
        <w:t>: Supports Firmware Update Over The Air via multicast (book, p. 79).</w:t>
      </w:r>
    </w:p>
    <w:p w14:paraId="1D78B425" w14:textId="77777777" w:rsidR="00DA4766" w:rsidRPr="00DA4766" w:rsidRDefault="00DA4766" w:rsidP="00DA4766">
      <w:pPr>
        <w:numPr>
          <w:ilvl w:val="0"/>
          <w:numId w:val="41"/>
        </w:numPr>
      </w:pPr>
      <w:r w:rsidRPr="00DA4766">
        <w:rPr>
          <w:b/>
          <w:bCs/>
        </w:rPr>
        <w:t>Output</w:t>
      </w:r>
      <w:r w:rsidRPr="00DA4766">
        <w:t>: Encrypted payload + LoRaWAN headers (MHDR, DevAddr, FCnt, MIC).</w:t>
      </w:r>
    </w:p>
    <w:p w14:paraId="3AA3C396" w14:textId="77777777" w:rsidR="00DA4766" w:rsidRPr="00DA4766" w:rsidRDefault="00000000" w:rsidP="00DA4766">
      <w:r>
        <w:pict w14:anchorId="413DCBB0">
          <v:rect id="_x0000_i1039" style="width:0;height:1.5pt" o:hralign="center" o:hrstd="t" o:hr="t" fillcolor="#a0a0a0" stroked="f"/>
        </w:pict>
      </w:r>
    </w:p>
    <w:p w14:paraId="37932AA8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2. LoRa PHY (Radio Signal)</w:t>
      </w:r>
    </w:p>
    <w:p w14:paraId="23D84EB7" w14:textId="77777777" w:rsidR="00DA4766" w:rsidRPr="00DA4766" w:rsidRDefault="00DA4766" w:rsidP="00DA4766">
      <w:pPr>
        <w:numPr>
          <w:ilvl w:val="0"/>
          <w:numId w:val="42"/>
        </w:numPr>
      </w:pPr>
      <w:r w:rsidRPr="00DA4766">
        <w:rPr>
          <w:b/>
          <w:bCs/>
        </w:rPr>
        <w:t>Role</w:t>
      </w:r>
      <w:r w:rsidRPr="00DA4766">
        <w:t>: Physical layer for long-range, low-power communication using LoRa modulation.</w:t>
      </w:r>
    </w:p>
    <w:p w14:paraId="3C509A99" w14:textId="77777777" w:rsidR="00DA4766" w:rsidRPr="00DA4766" w:rsidRDefault="00DA4766" w:rsidP="00DA4766">
      <w:pPr>
        <w:numPr>
          <w:ilvl w:val="0"/>
          <w:numId w:val="42"/>
        </w:numPr>
      </w:pPr>
      <w:r w:rsidRPr="00DA4766">
        <w:rPr>
          <w:b/>
          <w:bCs/>
        </w:rPr>
        <w:lastRenderedPageBreak/>
        <w:t>Process</w:t>
      </w:r>
      <w:r w:rsidRPr="00DA4766">
        <w:t>:</w:t>
      </w:r>
    </w:p>
    <w:p w14:paraId="7B47AA6F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Chirp Spread Spectrum (CSS)</w:t>
      </w:r>
      <w:r w:rsidRPr="00DA4766">
        <w:t xml:space="preserve"> (book, Chapter 3):</w:t>
      </w:r>
    </w:p>
    <w:p w14:paraId="07624FC6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Encodes data with chirps (frequency ramps), robust against noise/interference.</w:t>
      </w:r>
    </w:p>
    <w:p w14:paraId="619B24B0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Symbol time: ( T_{\text{symbol}} = \frac{2^{\text{SF}}}{\text{Bandwidth}} ) (e.g., 1.024 ms for SF7, 125 kHz).</w:t>
      </w:r>
    </w:p>
    <w:p w14:paraId="17DB51E6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Spreading Factor (SF)</w:t>
      </w:r>
      <w:r w:rsidRPr="00DA4766">
        <w:t>:</w:t>
      </w:r>
    </w:p>
    <w:p w14:paraId="53E1B5DA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SF7–SF12, higher SF increases range (up to 15 km) but reduces bitrate (e.g., 309.3 bps for SF7, 9.6 bps for SF12, book p. 27).</w:t>
      </w:r>
    </w:p>
    <w:p w14:paraId="150A491C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Supports 6 simultaneous transmissions on the same channel (book, p. 14).</w:t>
      </w:r>
    </w:p>
    <w:p w14:paraId="46A373A4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Bandwidth</w:t>
      </w:r>
      <w:r w:rsidRPr="00DA4766">
        <w:t>: 125 kHz (common), 250 kHz, or 500 kHz.</w:t>
      </w:r>
    </w:p>
    <w:p w14:paraId="07982476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Preamble and PHY Header</w:t>
      </w:r>
      <w:r w:rsidRPr="00DA4766">
        <w:t>:</w:t>
      </w:r>
    </w:p>
    <w:p w14:paraId="72BB7A16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Preamble: 8 + 4.25 symbols for synchronization.</w:t>
      </w:r>
    </w:p>
    <w:p w14:paraId="1D47992D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Header: Includes payload length, coding rate (4/5 to 4/8), CRC (16-bit).</w:t>
      </w:r>
    </w:p>
    <w:p w14:paraId="5ECC1E80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Coding Rate (CR)</w:t>
      </w:r>
      <w:r w:rsidRPr="00DA4766">
        <w:t>: 4/5 to 4/8, adds overhead (e.g., CR 4/8 doubles bits, book p. 24).</w:t>
      </w:r>
    </w:p>
    <w:p w14:paraId="57BAF575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Frequency Bands</w:t>
      </w:r>
      <w:r w:rsidRPr="00DA4766">
        <w:t xml:space="preserve"> (book, p. 10):</w:t>
      </w:r>
    </w:p>
    <w:p w14:paraId="3A6764FE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EU868 (863–870 MHz, 1% duty cycle), US915, AS923, etc.</w:t>
      </w:r>
    </w:p>
    <w:p w14:paraId="2B9A35CC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Roaming frequency plan (e.g., 867.1–867.9 MHz, DR0–DR5, book p. 69).</w:t>
      </w:r>
    </w:p>
    <w:p w14:paraId="560E9E90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Time on Air (ToA)</w:t>
      </w:r>
      <w:r w:rsidRPr="00DA4766">
        <w:t>:</w:t>
      </w:r>
    </w:p>
    <w:p w14:paraId="09E5D0C9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( \text{ToA} = n_{\text{symbol}} \cdot T_{\text{symbol}} ), where ( n_{\text{symbol}} ) includes preamble, header, payload, and CRC (book, p. 23).</w:t>
      </w:r>
    </w:p>
    <w:p w14:paraId="508753A9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Example: SF7, 125 kHz, CR 4/5, 14-byte payload → ToA = 46.3 ms (book, p. 28).</w:t>
      </w:r>
    </w:p>
    <w:p w14:paraId="72A14D6A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Link Budget</w:t>
      </w:r>
      <w:r w:rsidRPr="00DA4766">
        <w:t>: Up to 170 dB (SX1262, book p. 19), enabling long-range (e.g., 832 km at 14 dBm, book p. 18).</w:t>
      </w:r>
    </w:p>
    <w:p w14:paraId="3123BF3D" w14:textId="77777777" w:rsidR="00DA4766" w:rsidRPr="00DA4766" w:rsidRDefault="00DA4766" w:rsidP="00DA4766">
      <w:pPr>
        <w:numPr>
          <w:ilvl w:val="0"/>
          <w:numId w:val="42"/>
        </w:numPr>
      </w:pPr>
      <w:r w:rsidRPr="00DA4766">
        <w:rPr>
          <w:b/>
          <w:bCs/>
        </w:rPr>
        <w:t>Output</w:t>
      </w:r>
      <w:r w:rsidRPr="00DA4766">
        <w:t>: Modulated chirp signal.</w:t>
      </w:r>
    </w:p>
    <w:p w14:paraId="436C5802" w14:textId="77777777" w:rsidR="00DA4766" w:rsidRPr="00DA4766" w:rsidRDefault="00000000" w:rsidP="00DA4766">
      <w:r>
        <w:lastRenderedPageBreak/>
        <w:pict w14:anchorId="7ABBF5C7">
          <v:rect id="_x0000_i1040" style="width:0;height:1.5pt" o:hralign="center" o:hrstd="t" o:hr="t" fillcolor="#a0a0a0" stroked="f"/>
        </w:pict>
      </w:r>
    </w:p>
    <w:p w14:paraId="2E791E31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3. LoRa Gateway</w:t>
      </w:r>
    </w:p>
    <w:p w14:paraId="778812FE" w14:textId="77777777" w:rsidR="00DA4766" w:rsidRPr="00DA4766" w:rsidRDefault="00DA4766" w:rsidP="00DA4766">
      <w:pPr>
        <w:numPr>
          <w:ilvl w:val="0"/>
          <w:numId w:val="43"/>
        </w:numPr>
      </w:pPr>
      <w:r w:rsidRPr="00DA4766">
        <w:rPr>
          <w:b/>
          <w:bCs/>
        </w:rPr>
        <w:t>Role</w:t>
      </w:r>
      <w:r w:rsidRPr="00DA4766">
        <w:t>: Bridges end devices and network server, handling LoRa signal reception/transmission.</w:t>
      </w:r>
    </w:p>
    <w:p w14:paraId="3A4D8845" w14:textId="77777777" w:rsidR="00DA4766" w:rsidRPr="00DA4766" w:rsidRDefault="00DA4766" w:rsidP="00DA4766">
      <w:pPr>
        <w:numPr>
          <w:ilvl w:val="0"/>
          <w:numId w:val="43"/>
        </w:numPr>
      </w:pPr>
      <w:r w:rsidRPr="00DA4766">
        <w:rPr>
          <w:b/>
          <w:bCs/>
        </w:rPr>
        <w:t>Process</w:t>
      </w:r>
      <w:r w:rsidRPr="00DA4766">
        <w:t>:</w:t>
      </w:r>
    </w:p>
    <w:p w14:paraId="4B718B6B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Chirp Demodulation</w:t>
      </w:r>
      <w:r w:rsidRPr="00DA4766">
        <w:t>: Uses transceivers (e.g., SX1301) to demodulate signals across 8–16 channels, all SFs simultaneously (book, p. 39).</w:t>
      </w:r>
    </w:p>
    <w:p w14:paraId="5DFE653B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Uplink Handling</w:t>
      </w:r>
      <w:r w:rsidRPr="00DA4766">
        <w:t>:</w:t>
      </w:r>
    </w:p>
    <w:p w14:paraId="037E6EB7" w14:textId="77777777" w:rsidR="00DA4766" w:rsidRPr="00DA4766" w:rsidRDefault="00DA4766" w:rsidP="00DA4766">
      <w:pPr>
        <w:numPr>
          <w:ilvl w:val="2"/>
          <w:numId w:val="43"/>
        </w:numPr>
      </w:pPr>
      <w:r w:rsidRPr="00DA4766">
        <w:t>Adds metadata (RSSI, SNR, timestamp, channel, SF).</w:t>
      </w:r>
    </w:p>
    <w:p w14:paraId="246A13A3" w14:textId="77777777" w:rsidR="00DA4766" w:rsidRPr="00DA4766" w:rsidRDefault="00DA4766" w:rsidP="00DA4766">
      <w:pPr>
        <w:numPr>
          <w:ilvl w:val="2"/>
          <w:numId w:val="43"/>
        </w:numPr>
      </w:pPr>
      <w:r w:rsidRPr="00DA4766">
        <w:t>Supports multi-gateway reception for redundancy (deduplicated by network server).</w:t>
      </w:r>
    </w:p>
    <w:p w14:paraId="14800DB0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Downlink Handling</w:t>
      </w:r>
      <w:r w:rsidRPr="00DA4766">
        <w:t>: Transmits scheduled commands in RX1/RX2 windows.</w:t>
      </w:r>
    </w:p>
    <w:p w14:paraId="0F99D8A1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Configuration</w:t>
      </w:r>
      <w:r w:rsidRPr="00DA4766">
        <w:t>: Supports Semtech UDP Packet Forwarder or BasicStation (WebSocket, book p. 122).</w:t>
      </w:r>
    </w:p>
    <w:p w14:paraId="1C185B1A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Scalability</w:t>
      </w:r>
      <w:r w:rsidRPr="00DA4766">
        <w:t>: Handles thousands of devices per gateway, limited by duty cycle and traffic.</w:t>
      </w:r>
    </w:p>
    <w:p w14:paraId="6D6BBA47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Error Handling</w:t>
      </w:r>
      <w:r w:rsidRPr="00DA4766">
        <w:t>: Drops packets with invalid CRC, logs SNR/RSSI issues.</w:t>
      </w:r>
    </w:p>
    <w:p w14:paraId="58D61AB8" w14:textId="77777777" w:rsidR="00DA4766" w:rsidRPr="00DA4766" w:rsidRDefault="00DA4766" w:rsidP="00DA4766">
      <w:pPr>
        <w:numPr>
          <w:ilvl w:val="0"/>
          <w:numId w:val="43"/>
        </w:numPr>
      </w:pPr>
      <w:r w:rsidRPr="00DA4766">
        <w:rPr>
          <w:b/>
          <w:bCs/>
        </w:rPr>
        <w:t>Output</w:t>
      </w:r>
      <w:r w:rsidRPr="00DA4766">
        <w:t>: Raw packet + metadata to packet forwarder.</w:t>
      </w:r>
    </w:p>
    <w:p w14:paraId="28CBF876" w14:textId="77777777" w:rsidR="00DA4766" w:rsidRPr="00DA4766" w:rsidRDefault="00000000" w:rsidP="00DA4766">
      <w:r>
        <w:pict w14:anchorId="17D0C124">
          <v:rect id="_x0000_i1041" style="width:0;height:1.5pt" o:hralign="center" o:hrstd="t" o:hr="t" fillcolor="#a0a0a0" stroked="f"/>
        </w:pict>
      </w:r>
    </w:p>
    <w:p w14:paraId="340784C2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4. Packet Forwarder</w:t>
      </w:r>
    </w:p>
    <w:p w14:paraId="1F7CE1AB" w14:textId="77777777" w:rsidR="00DA4766" w:rsidRPr="00DA4766" w:rsidRDefault="00DA4766" w:rsidP="00DA4766">
      <w:pPr>
        <w:numPr>
          <w:ilvl w:val="0"/>
          <w:numId w:val="44"/>
        </w:numPr>
      </w:pPr>
      <w:r w:rsidRPr="00DA4766">
        <w:rPr>
          <w:b/>
          <w:bCs/>
        </w:rPr>
        <w:t>Role</w:t>
      </w:r>
      <w:r w:rsidRPr="00DA4766">
        <w:t>: Facilitates communication between gateways and network server over IP.</w:t>
      </w:r>
    </w:p>
    <w:p w14:paraId="14EA12C6" w14:textId="77777777" w:rsidR="00DA4766" w:rsidRPr="00DA4766" w:rsidRDefault="00DA4766" w:rsidP="00DA4766">
      <w:pPr>
        <w:numPr>
          <w:ilvl w:val="0"/>
          <w:numId w:val="44"/>
        </w:numPr>
      </w:pPr>
      <w:r w:rsidRPr="00DA4766">
        <w:rPr>
          <w:b/>
          <w:bCs/>
        </w:rPr>
        <w:t>Process</w:t>
      </w:r>
      <w:r w:rsidRPr="00DA4766">
        <w:t>:</w:t>
      </w:r>
    </w:p>
    <w:p w14:paraId="72DEEB80" w14:textId="77777777" w:rsidR="00DA4766" w:rsidRPr="00DA4766" w:rsidRDefault="00DA4766" w:rsidP="00DA4766">
      <w:pPr>
        <w:numPr>
          <w:ilvl w:val="1"/>
          <w:numId w:val="44"/>
        </w:numPr>
      </w:pPr>
      <w:r w:rsidRPr="00DA4766">
        <w:rPr>
          <w:b/>
          <w:bCs/>
        </w:rPr>
        <w:t>Uplink</w:t>
      </w:r>
      <w:r w:rsidRPr="00DA4766">
        <w:t>:</w:t>
      </w:r>
    </w:p>
    <w:p w14:paraId="6CFD88D4" w14:textId="77777777" w:rsidR="00DA4766" w:rsidRPr="00DA4766" w:rsidRDefault="00DA4766" w:rsidP="00DA4766">
      <w:pPr>
        <w:numPr>
          <w:ilvl w:val="2"/>
          <w:numId w:val="44"/>
        </w:numPr>
      </w:pPr>
      <w:r w:rsidRPr="00DA4766">
        <w:t>Forwards packets via UDP (PUSH_DATA, book p. 83) or BasicStation (MQTT).</w:t>
      </w:r>
    </w:p>
    <w:p w14:paraId="55772C9E" w14:textId="77777777" w:rsidR="00DA4766" w:rsidRPr="00DA4766" w:rsidRDefault="00DA4766" w:rsidP="00DA4766">
      <w:pPr>
        <w:numPr>
          <w:ilvl w:val="2"/>
          <w:numId w:val="44"/>
        </w:numPr>
      </w:pPr>
      <w:r w:rsidRPr="00DA4766">
        <w:t>JSON payload includes PHY data, metadata (e.g., "rxpk": {"tmst": 3755005819, "freq": 868.5, "rssi": -1, "snr": 7.5, "data": "QNMaASYAAQAPpypZ955+SmY/"}, book p. 84).</w:t>
      </w:r>
    </w:p>
    <w:p w14:paraId="57F79020" w14:textId="77777777" w:rsidR="00DA4766" w:rsidRPr="00DA4766" w:rsidRDefault="00DA4766" w:rsidP="00DA4766">
      <w:pPr>
        <w:numPr>
          <w:ilvl w:val="1"/>
          <w:numId w:val="44"/>
        </w:numPr>
      </w:pPr>
      <w:r w:rsidRPr="00DA4766">
        <w:rPr>
          <w:b/>
          <w:bCs/>
        </w:rPr>
        <w:t>Downlink</w:t>
      </w:r>
      <w:r w:rsidRPr="00DA4766">
        <w:t>: Receives commands via PUSH_ACK or MQTT, schedules transmission.</w:t>
      </w:r>
    </w:p>
    <w:p w14:paraId="4F60F696" w14:textId="77777777" w:rsidR="00DA4766" w:rsidRPr="00DA4766" w:rsidRDefault="00DA4766" w:rsidP="00DA4766">
      <w:pPr>
        <w:numPr>
          <w:ilvl w:val="1"/>
          <w:numId w:val="44"/>
        </w:numPr>
      </w:pPr>
      <w:r w:rsidRPr="00DA4766">
        <w:rPr>
          <w:b/>
          <w:bCs/>
        </w:rPr>
        <w:t>Security</w:t>
      </w:r>
      <w:r w:rsidRPr="00DA4766">
        <w:t>: Supports TLS for BasicStation, gateway authentication.</w:t>
      </w:r>
    </w:p>
    <w:p w14:paraId="55E0C5F6" w14:textId="77777777" w:rsidR="00DA4766" w:rsidRPr="00DA4766" w:rsidRDefault="00DA4766" w:rsidP="00DA4766">
      <w:pPr>
        <w:numPr>
          <w:ilvl w:val="1"/>
          <w:numId w:val="44"/>
        </w:numPr>
      </w:pPr>
      <w:r w:rsidRPr="00DA4766">
        <w:rPr>
          <w:b/>
          <w:bCs/>
        </w:rPr>
        <w:lastRenderedPageBreak/>
        <w:t>Scalability</w:t>
      </w:r>
      <w:r w:rsidRPr="00DA4766">
        <w:t>: Handles multiple gateways, load-balanced across server instances.</w:t>
      </w:r>
    </w:p>
    <w:p w14:paraId="2B1756AB" w14:textId="77777777" w:rsidR="00DA4766" w:rsidRPr="00DA4766" w:rsidRDefault="00DA4766" w:rsidP="00DA4766">
      <w:pPr>
        <w:numPr>
          <w:ilvl w:val="0"/>
          <w:numId w:val="44"/>
        </w:numPr>
      </w:pPr>
      <w:r w:rsidRPr="00DA4766">
        <w:rPr>
          <w:b/>
          <w:bCs/>
        </w:rPr>
        <w:t>Output</w:t>
      </w:r>
      <w:r w:rsidRPr="00DA4766">
        <w:t>: Packet data to network server.</w:t>
      </w:r>
    </w:p>
    <w:p w14:paraId="3964B1F7" w14:textId="77777777" w:rsidR="00DA4766" w:rsidRPr="00DA4766" w:rsidRDefault="00000000" w:rsidP="00DA4766">
      <w:r>
        <w:pict w14:anchorId="3E8E40A5">
          <v:rect id="_x0000_i1042" style="width:0;height:1.5pt" o:hralign="center" o:hrstd="t" o:hr="t" fillcolor="#a0a0a0" stroked="f"/>
        </w:pict>
      </w:r>
    </w:p>
    <w:p w14:paraId="670C3462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5. Network Server (LNS)</w:t>
      </w:r>
    </w:p>
    <w:p w14:paraId="5A4283C5" w14:textId="77777777" w:rsidR="00DA4766" w:rsidRPr="00DA4766" w:rsidRDefault="00DA4766" w:rsidP="00DA4766">
      <w:pPr>
        <w:numPr>
          <w:ilvl w:val="0"/>
          <w:numId w:val="45"/>
        </w:numPr>
      </w:pPr>
      <w:r w:rsidRPr="00DA4766">
        <w:rPr>
          <w:b/>
          <w:bCs/>
        </w:rPr>
        <w:t>Role</w:t>
      </w:r>
      <w:r w:rsidRPr="00DA4766">
        <w:t>: Manages network operations, authentication, and routing on a private ChirpStack server.</w:t>
      </w:r>
    </w:p>
    <w:p w14:paraId="44C5F32F" w14:textId="77777777" w:rsidR="00DA4766" w:rsidRPr="00DA4766" w:rsidRDefault="00DA4766" w:rsidP="00DA4766">
      <w:pPr>
        <w:numPr>
          <w:ilvl w:val="0"/>
          <w:numId w:val="45"/>
        </w:numPr>
      </w:pPr>
      <w:r w:rsidRPr="00DA4766">
        <w:rPr>
          <w:b/>
          <w:bCs/>
        </w:rPr>
        <w:t>Process</w:t>
      </w:r>
      <w:r w:rsidRPr="00DA4766">
        <w:t>:</w:t>
      </w:r>
    </w:p>
    <w:p w14:paraId="790F2B03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Authentication</w:t>
      </w:r>
      <w:r w:rsidRPr="00DA4766">
        <w:t>:</w:t>
      </w:r>
    </w:p>
    <w:p w14:paraId="55F2033B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rPr>
          <w:b/>
          <w:bCs/>
        </w:rPr>
        <w:t>OTAA</w:t>
      </w:r>
      <w:r w:rsidRPr="00DA4766">
        <w:t>: Verifies Join Request (DevEUI, JoinEUI, AppKey, MIC), issues Join Accept via Join Server (book, p. 55).</w:t>
      </w:r>
    </w:p>
    <w:p w14:paraId="4072D310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rPr>
          <w:b/>
          <w:bCs/>
        </w:rPr>
        <w:t>ABP</w:t>
      </w:r>
      <w:r w:rsidRPr="00DA4766">
        <w:t>: Uses pre-configured DevAddr, NwkSKey, AppSKey.</w:t>
      </w:r>
    </w:p>
    <w:p w14:paraId="1017E47B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Security</w:t>
      </w:r>
      <w:r w:rsidRPr="00DA4766">
        <w:t>:</w:t>
      </w:r>
    </w:p>
    <w:p w14:paraId="7FA50A16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Validates MIC with NwkSKey, checks FCnt for replay protection (book, p. 56).</w:t>
      </w:r>
    </w:p>
    <w:p w14:paraId="7980F22A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LoRaWAN 1.1: Uses Join Server to isolate AppKey, ensuring end-to-end security (book, p. 43).</w:t>
      </w:r>
    </w:p>
    <w:p w14:paraId="62D71EFB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Routing</w:t>
      </w:r>
      <w:r w:rsidRPr="00DA4766">
        <w:t>:</w:t>
      </w:r>
    </w:p>
    <w:p w14:paraId="71CC6869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Deduplicates multi-gateway packets (selects best RSSI/SNR).</w:t>
      </w:r>
    </w:p>
    <w:p w14:paraId="49CE6D32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Forwards payload to application server based on DevAddr or JoinEUI.</w:t>
      </w:r>
    </w:p>
    <w:p w14:paraId="0F3FE41E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Downlink Scheduling</w:t>
      </w:r>
      <w:r w:rsidRPr="00DA4766">
        <w:t>:</w:t>
      </w:r>
    </w:p>
    <w:p w14:paraId="211F1B48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Manages RX1/RX2 windows for Class A/B/C devices.</w:t>
      </w:r>
    </w:p>
    <w:p w14:paraId="41665E77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Supports confirmed/unconfirmed messages (book, p. 58).</w:t>
      </w:r>
    </w:p>
    <w:p w14:paraId="0F42D5BF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ADR</w:t>
      </w:r>
      <w:r w:rsidRPr="00DA4766">
        <w:t>: Optimizes SF, power, and channel based on averaged RSSI/SNR (book, p. 65).</w:t>
      </w:r>
    </w:p>
    <w:p w14:paraId="120EC40D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Example: LinkADRReq piggybacks in downlink to set SF7, DR5 (book, p. 66).</w:t>
      </w:r>
    </w:p>
    <w:p w14:paraId="5B83DB05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MAC Commands</w:t>
      </w:r>
      <w:r w:rsidRPr="00DA4766">
        <w:t>: Handles commands like DeviceTimeReq/Ans, LinkADRReq/Ans (book, p. 63).</w:t>
      </w:r>
    </w:p>
    <w:p w14:paraId="6C7646C6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Scalability</w:t>
      </w:r>
      <w:r w:rsidRPr="00DA4766">
        <w:t>: Supports multiple network server instances (book, p. 124).</w:t>
      </w:r>
    </w:p>
    <w:p w14:paraId="108612B8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Error Handling</w:t>
      </w:r>
      <w:r w:rsidRPr="00DA4766">
        <w:t>: Drops invalid packets (MIC/FCnt errors), logs issues.</w:t>
      </w:r>
    </w:p>
    <w:p w14:paraId="0288C8D5" w14:textId="77777777" w:rsidR="00DA4766" w:rsidRPr="00DA4766" w:rsidRDefault="00DA4766" w:rsidP="00DA4766">
      <w:pPr>
        <w:numPr>
          <w:ilvl w:val="0"/>
          <w:numId w:val="45"/>
        </w:numPr>
      </w:pPr>
      <w:r w:rsidRPr="00DA4766">
        <w:rPr>
          <w:b/>
          <w:bCs/>
        </w:rPr>
        <w:lastRenderedPageBreak/>
        <w:t>Output</w:t>
      </w:r>
      <w:r w:rsidRPr="00DA4766">
        <w:t>: Decrypted payload to application server, Join Accept to devices.</w:t>
      </w:r>
    </w:p>
    <w:p w14:paraId="548D3864" w14:textId="77777777" w:rsidR="00DA4766" w:rsidRPr="00DA4766" w:rsidRDefault="00000000" w:rsidP="00DA4766">
      <w:r>
        <w:pict w14:anchorId="7252C71D">
          <v:rect id="_x0000_i1043" style="width:0;height:1.5pt" o:hralign="center" o:hrstd="t" o:hr="t" fillcolor="#a0a0a0" stroked="f"/>
        </w:pict>
      </w:r>
    </w:p>
    <w:p w14:paraId="48B94A31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6. Join Server</w:t>
      </w:r>
    </w:p>
    <w:p w14:paraId="07601FEF" w14:textId="77777777" w:rsidR="00DA4766" w:rsidRPr="00DA4766" w:rsidRDefault="00DA4766" w:rsidP="00DA4766">
      <w:pPr>
        <w:numPr>
          <w:ilvl w:val="0"/>
          <w:numId w:val="46"/>
        </w:numPr>
      </w:pPr>
      <w:r w:rsidRPr="00DA4766">
        <w:rPr>
          <w:b/>
          <w:bCs/>
        </w:rPr>
        <w:t>Role</w:t>
      </w:r>
      <w:r w:rsidRPr="00DA4766">
        <w:t>: Handles OTAA Join procedure, isolating root keys for enhanced security (LoRaWAN 1.1, book p. 55).</w:t>
      </w:r>
    </w:p>
    <w:p w14:paraId="0DB5B70B" w14:textId="77777777" w:rsidR="00DA4766" w:rsidRPr="00DA4766" w:rsidRDefault="00DA4766" w:rsidP="00DA4766">
      <w:pPr>
        <w:numPr>
          <w:ilvl w:val="0"/>
          <w:numId w:val="46"/>
        </w:numPr>
      </w:pPr>
      <w:r w:rsidRPr="00DA4766">
        <w:rPr>
          <w:b/>
          <w:bCs/>
        </w:rPr>
        <w:t>Process</w:t>
      </w:r>
      <w:r w:rsidRPr="00DA4766">
        <w:t>:</w:t>
      </w:r>
    </w:p>
    <w:p w14:paraId="0F3BE2B6" w14:textId="77777777" w:rsidR="00DA4766" w:rsidRPr="00DA4766" w:rsidRDefault="00DA4766" w:rsidP="00DA4766">
      <w:pPr>
        <w:numPr>
          <w:ilvl w:val="1"/>
          <w:numId w:val="46"/>
        </w:numPr>
      </w:pPr>
      <w:r w:rsidRPr="00DA4766">
        <w:t>Stores AppKey, verifies Join Request, generates NwkSKey, AppSKey.</w:t>
      </w:r>
    </w:p>
    <w:p w14:paraId="07751F10" w14:textId="77777777" w:rsidR="00DA4766" w:rsidRPr="00DA4766" w:rsidRDefault="00DA4766" w:rsidP="00DA4766">
      <w:pPr>
        <w:numPr>
          <w:ilvl w:val="1"/>
          <w:numId w:val="46"/>
        </w:numPr>
      </w:pPr>
      <w:r w:rsidRPr="00DA4766">
        <w:t>Sends Join Accept to network server, excluding AppKey for end-to-end security.</w:t>
      </w:r>
    </w:p>
    <w:p w14:paraId="33354C1B" w14:textId="77777777" w:rsidR="00DA4766" w:rsidRPr="00DA4766" w:rsidRDefault="00DA4766" w:rsidP="00DA4766">
      <w:pPr>
        <w:numPr>
          <w:ilvl w:val="1"/>
          <w:numId w:val="46"/>
        </w:numPr>
      </w:pPr>
      <w:r w:rsidRPr="00DA4766">
        <w:t>Supports key rotation for session key updates.</w:t>
      </w:r>
    </w:p>
    <w:p w14:paraId="1EB5707E" w14:textId="77777777" w:rsidR="00DA4766" w:rsidRPr="00DA4766" w:rsidRDefault="00DA4766" w:rsidP="00DA4766">
      <w:pPr>
        <w:numPr>
          <w:ilvl w:val="0"/>
          <w:numId w:val="46"/>
        </w:numPr>
      </w:pPr>
      <w:r w:rsidRPr="00DA4766">
        <w:rPr>
          <w:b/>
          <w:bCs/>
        </w:rPr>
        <w:t>Output</w:t>
      </w:r>
      <w:r w:rsidRPr="00DA4766">
        <w:t>: Session keys to network server, Join Accept to device.</w:t>
      </w:r>
    </w:p>
    <w:p w14:paraId="31A94C98" w14:textId="77777777" w:rsidR="00DA4766" w:rsidRPr="00DA4766" w:rsidRDefault="00000000" w:rsidP="00DA4766">
      <w:r>
        <w:pict w14:anchorId="6CADA72F">
          <v:rect id="_x0000_i1044" style="width:0;height:1.5pt" o:hralign="center" o:hrstd="t" o:hr="t" fillcolor="#a0a0a0" stroked="f"/>
        </w:pict>
      </w:r>
    </w:p>
    <w:p w14:paraId="46EC2D3F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7. Application Server</w:t>
      </w:r>
    </w:p>
    <w:p w14:paraId="6D90B568" w14:textId="77777777" w:rsidR="00DA4766" w:rsidRPr="00DA4766" w:rsidRDefault="00DA4766" w:rsidP="00DA4766">
      <w:pPr>
        <w:numPr>
          <w:ilvl w:val="0"/>
          <w:numId w:val="47"/>
        </w:numPr>
      </w:pPr>
      <w:r w:rsidRPr="00DA4766">
        <w:rPr>
          <w:b/>
          <w:bCs/>
        </w:rPr>
        <w:t>Role</w:t>
      </w:r>
      <w:r w:rsidRPr="00DA4766">
        <w:t>: Processes application data, integrates with IoT platforms.</w:t>
      </w:r>
    </w:p>
    <w:p w14:paraId="638C49B8" w14:textId="77777777" w:rsidR="00DA4766" w:rsidRPr="00DA4766" w:rsidRDefault="00DA4766" w:rsidP="00DA4766">
      <w:pPr>
        <w:numPr>
          <w:ilvl w:val="0"/>
          <w:numId w:val="47"/>
        </w:numPr>
      </w:pPr>
      <w:r w:rsidRPr="00DA4766">
        <w:rPr>
          <w:b/>
          <w:bCs/>
        </w:rPr>
        <w:t>Process</w:t>
      </w:r>
      <w:r w:rsidRPr="00DA4766">
        <w:t>:</w:t>
      </w:r>
    </w:p>
    <w:p w14:paraId="17F50A43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Payload Decryption</w:t>
      </w:r>
      <w:r w:rsidRPr="00DA4766">
        <w:t>: Decrypts payload with AppSKey (e.g., decrypts "D6" to "01", book p. 90).</w:t>
      </w:r>
    </w:p>
    <w:p w14:paraId="2E976DD4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Data Processing</w:t>
      </w:r>
      <w:r w:rsidRPr="00DA4766">
        <w:t>: Converts raw data to meaningful formats (e.g., JSON, sensor readings).</w:t>
      </w:r>
    </w:p>
    <w:p w14:paraId="025D2E6B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Downlink Commands</w:t>
      </w:r>
      <w:r w:rsidRPr="00DA4766">
        <w:t>: Encrypts commands (e.g., actuator control) with AppSKey.</w:t>
      </w:r>
    </w:p>
    <w:p w14:paraId="4BCA6E86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Integration</w:t>
      </w:r>
      <w:r w:rsidRPr="00DA4766">
        <w:t>: Supports MQTT, HTTP(S), WebSocket for real-time data (book, p. 91).</w:t>
      </w:r>
    </w:p>
    <w:p w14:paraId="2FFEF89A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FUOTA</w:t>
      </w:r>
      <w:r w:rsidRPr="00DA4766">
        <w:t>: Manages firmware updates via multicast groups (book, p. 79).</w:t>
      </w:r>
    </w:p>
    <w:p w14:paraId="63940854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Scalability</w:t>
      </w:r>
      <w:r w:rsidRPr="00DA4766">
        <w:t>: Uses load balancing, queuing (e.g., RabbitMQ) for high device volumes.</w:t>
      </w:r>
    </w:p>
    <w:p w14:paraId="41107D4B" w14:textId="77777777" w:rsidR="00DA4766" w:rsidRPr="00DA4766" w:rsidRDefault="00DA4766" w:rsidP="00DA4766">
      <w:pPr>
        <w:numPr>
          <w:ilvl w:val="0"/>
          <w:numId w:val="47"/>
        </w:numPr>
      </w:pPr>
      <w:r w:rsidRPr="00DA4766">
        <w:rPr>
          <w:b/>
          <w:bCs/>
        </w:rPr>
        <w:t>Output</w:t>
      </w:r>
      <w:r w:rsidRPr="00DA4766">
        <w:t>: Processed data to backend, encrypted commands to network server.</w:t>
      </w:r>
    </w:p>
    <w:p w14:paraId="30A38CF9" w14:textId="77777777" w:rsidR="00DA4766" w:rsidRPr="00DA4766" w:rsidRDefault="00000000" w:rsidP="00DA4766">
      <w:r>
        <w:pict w14:anchorId="5CF39575">
          <v:rect id="_x0000_i1045" style="width:0;height:1.5pt" o:hralign="center" o:hrstd="t" o:hr="t" fillcolor="#a0a0a0" stroked="f"/>
        </w:pict>
      </w:r>
    </w:p>
    <w:p w14:paraId="0D64076C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8. Database / API Backend</w:t>
      </w:r>
    </w:p>
    <w:p w14:paraId="517D8157" w14:textId="77777777" w:rsidR="00DA4766" w:rsidRPr="00DA4766" w:rsidRDefault="00DA4766" w:rsidP="00DA4766">
      <w:pPr>
        <w:numPr>
          <w:ilvl w:val="0"/>
          <w:numId w:val="48"/>
        </w:numPr>
      </w:pPr>
      <w:r w:rsidRPr="00DA4766">
        <w:rPr>
          <w:b/>
          <w:bCs/>
        </w:rPr>
        <w:t>Role</w:t>
      </w:r>
      <w:r w:rsidRPr="00DA4766">
        <w:t>: Stores and manages data, provides APIs for integration.</w:t>
      </w:r>
    </w:p>
    <w:p w14:paraId="56D7CEE8" w14:textId="77777777" w:rsidR="00DA4766" w:rsidRPr="00DA4766" w:rsidRDefault="00DA4766" w:rsidP="00DA4766">
      <w:pPr>
        <w:numPr>
          <w:ilvl w:val="0"/>
          <w:numId w:val="48"/>
        </w:numPr>
      </w:pPr>
      <w:r w:rsidRPr="00DA4766">
        <w:rPr>
          <w:b/>
          <w:bCs/>
        </w:rPr>
        <w:lastRenderedPageBreak/>
        <w:t>Process</w:t>
      </w:r>
      <w:r w:rsidRPr="00DA4766">
        <w:t>:</w:t>
      </w:r>
    </w:p>
    <w:p w14:paraId="30296E21" w14:textId="77777777" w:rsidR="00DA4766" w:rsidRPr="00DA4766" w:rsidRDefault="00DA4766" w:rsidP="00DA4766">
      <w:pPr>
        <w:numPr>
          <w:ilvl w:val="1"/>
          <w:numId w:val="48"/>
        </w:numPr>
      </w:pPr>
      <w:r w:rsidRPr="00DA4766">
        <w:rPr>
          <w:b/>
          <w:bCs/>
        </w:rPr>
        <w:t>Storage</w:t>
      </w:r>
      <w:r w:rsidRPr="00DA4766">
        <w:t>:</w:t>
      </w:r>
    </w:p>
    <w:p w14:paraId="4072A548" w14:textId="77777777" w:rsidR="00DA4766" w:rsidRPr="00DA4766" w:rsidRDefault="00DA4766" w:rsidP="00DA4766">
      <w:pPr>
        <w:numPr>
          <w:ilvl w:val="2"/>
          <w:numId w:val="48"/>
        </w:numPr>
      </w:pPr>
      <w:r w:rsidRPr="00DA4766">
        <w:t>Uses time-series databases (e.g., InfluxDB, book p. 130) for sensor data, metadata (DevEUI, DevAddr).</w:t>
      </w:r>
    </w:p>
    <w:p w14:paraId="093B84F7" w14:textId="77777777" w:rsidR="00DA4766" w:rsidRPr="00DA4766" w:rsidRDefault="00DA4766" w:rsidP="00DA4766">
      <w:pPr>
        <w:numPr>
          <w:ilvl w:val="2"/>
          <w:numId w:val="48"/>
        </w:numPr>
      </w:pPr>
      <w:r w:rsidRPr="00DA4766">
        <w:t>Stores historical logs, gateway status, and analytics.</w:t>
      </w:r>
    </w:p>
    <w:p w14:paraId="4B68A7FC" w14:textId="77777777" w:rsidR="00DA4766" w:rsidRPr="00DA4766" w:rsidRDefault="00DA4766" w:rsidP="00DA4766">
      <w:pPr>
        <w:numPr>
          <w:ilvl w:val="1"/>
          <w:numId w:val="48"/>
        </w:numPr>
      </w:pPr>
      <w:r w:rsidRPr="00DA4766">
        <w:rPr>
          <w:b/>
          <w:bCs/>
        </w:rPr>
        <w:t>API Services</w:t>
      </w:r>
      <w:r w:rsidRPr="00DA4766">
        <w:t>:</w:t>
      </w:r>
    </w:p>
    <w:p w14:paraId="0901477E" w14:textId="77777777" w:rsidR="00DA4766" w:rsidRPr="00DA4766" w:rsidRDefault="00DA4766" w:rsidP="00DA4766">
      <w:pPr>
        <w:numPr>
          <w:ilvl w:val="2"/>
          <w:numId w:val="48"/>
        </w:numPr>
      </w:pPr>
      <w:r w:rsidRPr="00DA4766">
        <w:t>RESTful, GraphQL, or MQTT APIs (book, p. 93).</w:t>
      </w:r>
    </w:p>
    <w:p w14:paraId="11205131" w14:textId="77777777" w:rsidR="00DA4766" w:rsidRPr="00DA4766" w:rsidRDefault="00DA4766" w:rsidP="00DA4766">
      <w:pPr>
        <w:numPr>
          <w:ilvl w:val="2"/>
          <w:numId w:val="48"/>
        </w:numPr>
      </w:pPr>
      <w:r w:rsidRPr="00DA4766">
        <w:t>Secure with OAuth2, rate limiting.</w:t>
      </w:r>
    </w:p>
    <w:p w14:paraId="1FD782EB" w14:textId="77777777" w:rsidR="00DA4766" w:rsidRPr="00DA4766" w:rsidRDefault="00DA4766" w:rsidP="00DA4766">
      <w:pPr>
        <w:numPr>
          <w:ilvl w:val="1"/>
          <w:numId w:val="48"/>
        </w:numPr>
      </w:pPr>
      <w:r w:rsidRPr="00DA4766">
        <w:rPr>
          <w:b/>
          <w:bCs/>
        </w:rPr>
        <w:t>Analytics</w:t>
      </w:r>
      <w:r w:rsidRPr="00DA4766">
        <w:t>: Supports anomaly detection, predictive maintenance.</w:t>
      </w:r>
    </w:p>
    <w:p w14:paraId="29C63B1A" w14:textId="77777777" w:rsidR="00DA4766" w:rsidRPr="00DA4766" w:rsidRDefault="00DA4766" w:rsidP="00DA4766">
      <w:pPr>
        <w:numPr>
          <w:ilvl w:val="1"/>
          <w:numId w:val="48"/>
        </w:numPr>
      </w:pPr>
      <w:r w:rsidRPr="00DA4766">
        <w:rPr>
          <w:b/>
          <w:bCs/>
        </w:rPr>
        <w:t>Error Handling</w:t>
      </w:r>
      <w:r w:rsidRPr="00DA4766">
        <w:t>: Ensures data consistency with ACID transactions.</w:t>
      </w:r>
    </w:p>
    <w:p w14:paraId="34D62418" w14:textId="77777777" w:rsidR="00DA4766" w:rsidRPr="00DA4766" w:rsidRDefault="00DA4766" w:rsidP="00DA4766">
      <w:pPr>
        <w:numPr>
          <w:ilvl w:val="0"/>
          <w:numId w:val="48"/>
        </w:numPr>
      </w:pPr>
      <w:r w:rsidRPr="00DA4766">
        <w:rPr>
          <w:b/>
          <w:bCs/>
        </w:rPr>
        <w:t>Output</w:t>
      </w:r>
      <w:r w:rsidRPr="00DA4766">
        <w:t>: Data accessible via APIs, stored for long-term analysis.</w:t>
      </w:r>
    </w:p>
    <w:p w14:paraId="163389C8" w14:textId="77777777" w:rsidR="00DA4766" w:rsidRPr="00DA4766" w:rsidRDefault="00000000" w:rsidP="00DA4766">
      <w:r>
        <w:pict w14:anchorId="07B98C30">
          <v:rect id="_x0000_i1046" style="width:0;height:1.5pt" o:hralign="center" o:hrstd="t" o:hr="t" fillcolor="#a0a0a0" stroked="f"/>
        </w:pict>
      </w:r>
    </w:p>
    <w:p w14:paraId="5239880F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9. IoT Platform / End User Dashboard</w:t>
      </w:r>
    </w:p>
    <w:p w14:paraId="04258F74" w14:textId="77777777" w:rsidR="00DA4766" w:rsidRPr="00DA4766" w:rsidRDefault="00DA4766" w:rsidP="00DA4766">
      <w:pPr>
        <w:numPr>
          <w:ilvl w:val="0"/>
          <w:numId w:val="49"/>
        </w:numPr>
      </w:pPr>
      <w:r w:rsidRPr="00DA4766">
        <w:rPr>
          <w:b/>
          <w:bCs/>
        </w:rPr>
        <w:t>Role</w:t>
      </w:r>
      <w:r w:rsidRPr="00DA4766">
        <w:t>: User-friendly interface for data visualization and device control.</w:t>
      </w:r>
    </w:p>
    <w:p w14:paraId="2FFD0D1D" w14:textId="77777777" w:rsidR="00DA4766" w:rsidRPr="00DA4766" w:rsidRDefault="00DA4766" w:rsidP="00DA4766">
      <w:pPr>
        <w:numPr>
          <w:ilvl w:val="0"/>
          <w:numId w:val="49"/>
        </w:numPr>
      </w:pPr>
      <w:r w:rsidRPr="00DA4766">
        <w:rPr>
          <w:b/>
          <w:bCs/>
        </w:rPr>
        <w:t>Process</w:t>
      </w:r>
      <w:r w:rsidRPr="00DA4766">
        <w:t>:</w:t>
      </w:r>
    </w:p>
    <w:p w14:paraId="19ECDF50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Visualization</w:t>
      </w:r>
      <w:r w:rsidRPr="00DA4766">
        <w:t>:</w:t>
      </w:r>
    </w:p>
    <w:p w14:paraId="2F3FC85F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Uses Grafana or Chronograf (book, p. 130) for dashboards (charts, gauges, maps).</w:t>
      </w:r>
    </w:p>
    <w:p w14:paraId="3CF6A2DA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Displays real-time/historical data, device status (battery, RSSI).</w:t>
      </w:r>
    </w:p>
    <w:p w14:paraId="5CD263D4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User Interaction</w:t>
      </w:r>
      <w:r w:rsidRPr="00DA4766">
        <w:t>:</w:t>
      </w:r>
    </w:p>
    <w:p w14:paraId="0E4CA5AB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Sends commands (e.g., adjust sensor frequency) via MQTT/HTTP POST (book, p. 99).</w:t>
      </w:r>
    </w:p>
    <w:p w14:paraId="2D7C48F2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Manages devices (e.g., view DevEUI, configure ADR).</w:t>
      </w:r>
    </w:p>
    <w:p w14:paraId="14072BC2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Security</w:t>
      </w:r>
      <w:r w:rsidRPr="00DA4766">
        <w:t>: Implements user authentication, role-based access control.</w:t>
      </w:r>
    </w:p>
    <w:p w14:paraId="72265BA9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Scalability</w:t>
      </w:r>
      <w:r w:rsidRPr="00DA4766">
        <w:t>: Uses CDN, caching (Redis) for fast delivery.</w:t>
      </w:r>
    </w:p>
    <w:p w14:paraId="44974659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User-Friendly Features</w:t>
      </w:r>
      <w:r w:rsidRPr="00DA4766">
        <w:t>:</w:t>
      </w:r>
    </w:p>
    <w:p w14:paraId="7A72AA28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Low-code/no-code solutions (e.g., IoT APP STUDIO, book p. 110).</w:t>
      </w:r>
    </w:p>
    <w:p w14:paraId="1BF6BAF7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Responsive web (React) or mobile apps (iOS/Android).</w:t>
      </w:r>
    </w:p>
    <w:p w14:paraId="636F6813" w14:textId="77777777" w:rsidR="00DA4766" w:rsidRPr="00DA4766" w:rsidRDefault="00DA4766" w:rsidP="00DA4766">
      <w:pPr>
        <w:numPr>
          <w:ilvl w:val="0"/>
          <w:numId w:val="49"/>
        </w:numPr>
      </w:pPr>
      <w:r w:rsidRPr="00DA4766">
        <w:rPr>
          <w:b/>
          <w:bCs/>
        </w:rPr>
        <w:t>Output</w:t>
      </w:r>
      <w:r w:rsidRPr="00DA4766">
        <w:t>: Visual insights, alerts, and device control interface.</w:t>
      </w:r>
    </w:p>
    <w:p w14:paraId="43F892A5" w14:textId="77777777" w:rsidR="00DA4766" w:rsidRPr="00DA4766" w:rsidRDefault="00000000" w:rsidP="00DA4766">
      <w:r>
        <w:lastRenderedPageBreak/>
        <w:pict w14:anchorId="7443C961">
          <v:rect id="_x0000_i1047" style="width:0;height:1.5pt" o:hralign="center" o:hrstd="t" o:hr="t" fillcolor="#a0a0a0" stroked="f"/>
        </w:pict>
      </w:r>
    </w:p>
    <w:p w14:paraId="321E9371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Uplink Workflow</w:t>
      </w:r>
    </w:p>
    <w:p w14:paraId="5A0B252C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End Device</w:t>
      </w:r>
      <w:r w:rsidRPr="00DA4766">
        <w:t>: Collects data, encrypts with AppSKey, adds headers (MHDR, DevAddr, FCnt, MIC), transmits via LoRa PHY (CSS, SF7–12, ADR, book p. 23).</w:t>
      </w:r>
    </w:p>
    <w:p w14:paraId="789E01FE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LoRa Gateway</w:t>
      </w:r>
      <w:r w:rsidRPr="00DA4766">
        <w:t>: Demodulates signals, adds metadata (RSSI, SNR), forwards via Packet Forwarder (UDP/MQTT, book p. 83).</w:t>
      </w:r>
    </w:p>
    <w:p w14:paraId="60BF5486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Network Server</w:t>
      </w:r>
      <w:r w:rsidRPr="00DA4766">
        <w:t>: Authenticates (OTAA via Join Server/ABP), verifies MIC/FCnt, deduplicates packets, routes payload to application server (book, p. 89).</w:t>
      </w:r>
    </w:p>
    <w:p w14:paraId="271A7E36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Application Server</w:t>
      </w:r>
      <w:r w:rsidRPr="00DA4766">
        <w:t>: Decrypts payload, processes data, forwards to backend (book, p. 90).</w:t>
      </w:r>
    </w:p>
    <w:p w14:paraId="3E6895D0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Database/API Backend</w:t>
      </w:r>
      <w:r w:rsidRPr="00DA4766">
        <w:t>: Stores data, exposes via APIs (book, p. 93).</w:t>
      </w:r>
    </w:p>
    <w:p w14:paraId="4D482F3E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IoT Platform/Dashboard</w:t>
      </w:r>
      <w:r w:rsidRPr="00DA4766">
        <w:t>: Retrieves data, displays visualizations (book, p. 130).</w:t>
      </w:r>
    </w:p>
    <w:p w14:paraId="65493FD4" w14:textId="77777777" w:rsidR="00DA4766" w:rsidRPr="00DA4766" w:rsidRDefault="00000000" w:rsidP="00DA4766">
      <w:r>
        <w:pict w14:anchorId="67917410">
          <v:rect id="_x0000_i1048" style="width:0;height:1.5pt" o:hralign="center" o:hrstd="t" o:hr="t" fillcolor="#a0a0a0" stroked="f"/>
        </w:pict>
      </w:r>
    </w:p>
    <w:p w14:paraId="46228DD8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Downlink Workflow</w:t>
      </w:r>
    </w:p>
    <w:p w14:paraId="36A86B8A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IoT Platform/Dashboard</w:t>
      </w:r>
      <w:r w:rsidRPr="00DA4766">
        <w:t>: User sends command (e.g., actuator control) via MQTT/HTTP POST (book, p. 99).</w:t>
      </w:r>
    </w:p>
    <w:p w14:paraId="76325F53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Database/API Backend</w:t>
      </w:r>
      <w:r w:rsidRPr="00DA4766">
        <w:t>: Forwards command to application server.</w:t>
      </w:r>
    </w:p>
    <w:p w14:paraId="057FFD53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Application Server</w:t>
      </w:r>
      <w:r w:rsidRPr="00DA4766">
        <w:t>: Encrypts command with AppSKey, sends to network server.</w:t>
      </w:r>
    </w:p>
    <w:p w14:paraId="1A260A88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Network Server</w:t>
      </w:r>
      <w:r w:rsidRPr="00DA4766">
        <w:t>: Adds headers (MIC, NFCnt), schedules in RX1/RX2, sends to gateway (book, p. 61).</w:t>
      </w:r>
    </w:p>
    <w:p w14:paraId="406ED1C8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LoRa Gateway</w:t>
      </w:r>
      <w:r w:rsidRPr="00DA4766">
        <w:t>: Modulates command, transmits to device.</w:t>
      </w:r>
    </w:p>
    <w:p w14:paraId="7672BF58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End Device</w:t>
      </w:r>
      <w:r w:rsidRPr="00DA4766">
        <w:t>: Decrypts, executes command (book, p. 44).</w:t>
      </w:r>
    </w:p>
    <w:p w14:paraId="2B237D12" w14:textId="77777777" w:rsidR="00DA4766" w:rsidRPr="00DA4766" w:rsidRDefault="00000000" w:rsidP="00DA4766">
      <w:r>
        <w:pict w14:anchorId="521E8452">
          <v:rect id="_x0000_i1049" style="width:0;height:1.5pt" o:hralign="center" o:hrstd="t" o:hr="t" fillcolor="#a0a0a0" stroked="f"/>
        </w:pict>
      </w:r>
    </w:p>
    <w:p w14:paraId="0B81D6D0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Key Technical Aspects</w:t>
      </w:r>
    </w:p>
    <w:p w14:paraId="0F1A90AE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LoRaWAN Frame</w:t>
      </w:r>
      <w:r w:rsidRPr="00DA4766">
        <w:t xml:space="preserve"> (book, p. 78):</w:t>
      </w:r>
    </w:p>
    <w:p w14:paraId="092D0FA6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PHY Layer</w:t>
      </w:r>
      <w:r w:rsidRPr="00DA4766">
        <w:t>: Preamble (12.25 symbols), optional header (20 bits), CRC (book, p. 80).</w:t>
      </w:r>
    </w:p>
    <w:p w14:paraId="20BDFBC5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MAC Layer</w:t>
      </w:r>
      <w:r w:rsidRPr="00DA4766">
        <w:t>: MHDR (message type), DevAddr, FCnt, Frame Control (ADR, ACK), payload (book, p. 81).</w:t>
      </w:r>
    </w:p>
    <w:p w14:paraId="33706B57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Application Layer</w:t>
      </w:r>
      <w:r w:rsidRPr="00DA4766">
        <w:t>: Encrypted user data (book, p. 79).</w:t>
      </w:r>
    </w:p>
    <w:p w14:paraId="7AD2B9F9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lastRenderedPageBreak/>
        <w:t>Security</w:t>
      </w:r>
      <w:r w:rsidRPr="00DA4766">
        <w:t xml:space="preserve"> (book, p. 41–44):</w:t>
      </w:r>
    </w:p>
    <w:p w14:paraId="01358FB4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NwkSKey</w:t>
      </w:r>
      <w:r w:rsidRPr="00DA4766">
        <w:t>: Authenticates network layer (MIC).</w:t>
      </w:r>
    </w:p>
    <w:p w14:paraId="7ED6A4CF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AppSKey</w:t>
      </w:r>
      <w:r w:rsidRPr="00DA4766">
        <w:t>: Encrypts application payload.</w:t>
      </w:r>
    </w:p>
    <w:p w14:paraId="0B7D90CA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AppKey/NwkKey</w:t>
      </w:r>
      <w:r w:rsidRPr="00DA4766">
        <w:t>: Derives session keys in OTAA.</w:t>
      </w:r>
    </w:p>
    <w:p w14:paraId="6B285080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Replay Protection</w:t>
      </w:r>
      <w:r w:rsidRPr="00DA4766">
        <w:t>: FCnt for uplink/downlink (book, p. 56).</w:t>
      </w:r>
    </w:p>
    <w:p w14:paraId="04A52468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Join Server</w:t>
      </w:r>
      <w:r w:rsidRPr="00DA4766">
        <w:t>: Isolates root keys (book, p. 55).</w:t>
      </w:r>
    </w:p>
    <w:p w14:paraId="4E725E75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Secure Element</w:t>
      </w:r>
      <w:r w:rsidRPr="00DA4766">
        <w:t>: Enhances key security.</w:t>
      </w:r>
    </w:p>
    <w:p w14:paraId="149E7C95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Chirp Modulation/Demodulation</w:t>
      </w:r>
      <w:r w:rsidRPr="00DA4766">
        <w:t xml:space="preserve"> (book, p. 32–34):</w:t>
      </w:r>
    </w:p>
    <w:p w14:paraId="1F1E1DF2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CSS with up/down chirps, demodulated via FFT.</w:t>
      </w:r>
    </w:p>
    <w:p w14:paraId="616FA122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Example: SF12, 125 kHz, 12-bit symbols (book, p. 32).</w:t>
      </w:r>
    </w:p>
    <w:p w14:paraId="1285757D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Energy Consumption</w:t>
      </w:r>
      <w:r w:rsidRPr="00DA4766">
        <w:t xml:space="preserve"> (book, p. 35):</w:t>
      </w:r>
    </w:p>
    <w:p w14:paraId="24F8F19C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Class A: Lowest power, RX1/RX2 after uplink.</w:t>
      </w:r>
    </w:p>
    <w:p w14:paraId="7D59C629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Class B: Scheduled RX via beacons.</w:t>
      </w:r>
    </w:p>
    <w:p w14:paraId="78140096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Class C: Continuous RX, high power.</w:t>
      </w:r>
    </w:p>
    <w:p w14:paraId="326777B3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ADR minimizes power by optimizing SF/power.</w:t>
      </w:r>
    </w:p>
    <w:p w14:paraId="4667D595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Scalability</w:t>
      </w:r>
      <w:r w:rsidRPr="00DA4766">
        <w:t>:</w:t>
      </w:r>
    </w:p>
    <w:p w14:paraId="1879A0E1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Multiple gateways, network servers (book, p. 124).</w:t>
      </w:r>
    </w:p>
    <w:p w14:paraId="0D1D92DC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Cloud-native ChirpStack with Docker (book, p. 122).</w:t>
      </w:r>
    </w:p>
    <w:p w14:paraId="4297C176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Load-balanced MQTT brokers (e.g., HiveMQ, book p. 108).</w:t>
      </w:r>
    </w:p>
    <w:p w14:paraId="52E5A6E7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Error Handling</w:t>
      </w:r>
      <w:r w:rsidRPr="00DA4766">
        <w:t>:</w:t>
      </w:r>
    </w:p>
    <w:p w14:paraId="4F40E05B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CRC at PHY layer, MIC at MAC layer.</w:t>
      </w:r>
    </w:p>
    <w:p w14:paraId="06EBE73E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Retransmissions for confirmed messages (book, p. 61).</w:t>
      </w:r>
    </w:p>
    <w:p w14:paraId="2312E362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Handles FCnt resets during development (book, p. 56).</w:t>
      </w:r>
    </w:p>
    <w:p w14:paraId="26A9E060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Regional Parameters</w:t>
      </w:r>
      <w:r w:rsidRPr="00DA4766">
        <w:t xml:space="preserve"> (book, p. 38):</w:t>
      </w:r>
    </w:p>
    <w:p w14:paraId="5E117813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EU868: 863–870 MHz, 1% duty cycle.</w:t>
      </w:r>
    </w:p>
    <w:p w14:paraId="5F384964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Roaming plan: 867.1–867.9 MHz (book, p. 69).</w:t>
      </w:r>
    </w:p>
    <w:p w14:paraId="0D646F07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FUOTA</w:t>
      </w:r>
      <w:r w:rsidRPr="00DA4766">
        <w:t>: Multicast firmware updates (book, p. 79).</w:t>
      </w:r>
    </w:p>
    <w:p w14:paraId="61041005" w14:textId="77777777" w:rsidR="00DA4766" w:rsidRPr="00DA4766" w:rsidRDefault="00000000" w:rsidP="00DA4766">
      <w:r>
        <w:pict w14:anchorId="77C716F3">
          <v:rect id="_x0000_i1050" style="width:0;height:1.5pt" o:hralign="center" o:hrstd="t" o:hr="t" fillcolor="#a0a0a0" stroked="f"/>
        </w:pict>
      </w:r>
    </w:p>
    <w:p w14:paraId="73E77DA9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lastRenderedPageBreak/>
        <w:t>Deployment on Private Server</w:t>
      </w:r>
    </w:p>
    <w:p w14:paraId="12CCA12D" w14:textId="77777777" w:rsidR="00DA4766" w:rsidRPr="00DA4766" w:rsidRDefault="00DA4766" w:rsidP="00DA4766">
      <w:pPr>
        <w:numPr>
          <w:ilvl w:val="0"/>
          <w:numId w:val="53"/>
        </w:numPr>
      </w:pPr>
      <w:r w:rsidRPr="00DA4766">
        <w:rPr>
          <w:b/>
          <w:bCs/>
        </w:rPr>
        <w:t>ChirpStack Setup</w:t>
      </w:r>
      <w:r w:rsidRPr="00DA4766">
        <w:t xml:space="preserve"> (book, p. 122–124):</w:t>
      </w:r>
    </w:p>
    <w:p w14:paraId="4F4FFAA9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rPr>
          <w:b/>
          <w:bCs/>
        </w:rPr>
        <w:t>Host</w:t>
      </w:r>
      <w:r w:rsidRPr="00DA4766">
        <w:t>: Raspberry Pi, local PC, or cloud server with Docker.</w:t>
      </w:r>
    </w:p>
    <w:p w14:paraId="4A5011E4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rPr>
          <w:b/>
          <w:bCs/>
        </w:rPr>
        <w:t>Components</w:t>
      </w:r>
      <w:r w:rsidRPr="00DA4766">
        <w:t>:</w:t>
      </w:r>
    </w:p>
    <w:p w14:paraId="7CCB3243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ChirpStack Network Server: Handles authentication, routing.</w:t>
      </w:r>
    </w:p>
    <w:p w14:paraId="1A543DC3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ChirpStack Application Server: Manages data processing, web interface (port 8080/TCP).</w:t>
      </w:r>
    </w:p>
    <w:p w14:paraId="2CD21A6A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ChirpStack Gateway Bridge: Converts UDP/BasicStation to MQTT (port 1700/UDP).</w:t>
      </w:r>
    </w:p>
    <w:p w14:paraId="134C0D4E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rPr>
          <w:b/>
          <w:bCs/>
        </w:rPr>
        <w:t>Configuration</w:t>
      </w:r>
      <w:r w:rsidRPr="00DA4766">
        <w:t>:</w:t>
      </w:r>
    </w:p>
    <w:p w14:paraId="67A73709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Install Docker and Docker Compose (book, p. 122).</w:t>
      </w:r>
    </w:p>
    <w:p w14:paraId="14F73BF9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Configure gateway channels (e.g., 867.1–867.9 MHz, book p. 77).</w:t>
      </w:r>
    </w:p>
    <w:p w14:paraId="6BC481EB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Set up MQTT broker (e.g., Mosquitto, book p. 104).</w:t>
      </w:r>
    </w:p>
    <w:p w14:paraId="6CB8F2A1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rPr>
          <w:b/>
          <w:bCs/>
        </w:rPr>
        <w:t>Scalability</w:t>
      </w:r>
      <w:r w:rsidRPr="00DA4766">
        <w:t>:</w:t>
      </w:r>
    </w:p>
    <w:p w14:paraId="0E40F7D0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Multiple network server instances (book, p. 124).</w:t>
      </w:r>
    </w:p>
    <w:p w14:paraId="6D6F9AA3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Cloud hosting with Kubernetes for high availability.</w:t>
      </w:r>
    </w:p>
    <w:p w14:paraId="6D8C4245" w14:textId="77777777" w:rsidR="00DA4766" w:rsidRPr="00DA4766" w:rsidRDefault="00DA4766" w:rsidP="00DA4766">
      <w:pPr>
        <w:numPr>
          <w:ilvl w:val="0"/>
          <w:numId w:val="53"/>
        </w:numPr>
      </w:pPr>
      <w:r w:rsidRPr="00DA4766">
        <w:rPr>
          <w:b/>
          <w:bCs/>
        </w:rPr>
        <w:t>Gateway Integration</w:t>
      </w:r>
      <w:r w:rsidRPr="00DA4766">
        <w:t>:</w:t>
      </w:r>
    </w:p>
    <w:p w14:paraId="38D73000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Local gateway (e.g., Raspberry Pi with SX1301) connects to ChirpStack via UDP/MQTT.</w:t>
      </w:r>
    </w:p>
    <w:p w14:paraId="32594F3C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Public/private IP configuration (book, p. 120).</w:t>
      </w:r>
    </w:p>
    <w:p w14:paraId="27418578" w14:textId="77777777" w:rsidR="00DA4766" w:rsidRPr="00DA4766" w:rsidRDefault="00DA4766" w:rsidP="00DA4766">
      <w:pPr>
        <w:numPr>
          <w:ilvl w:val="0"/>
          <w:numId w:val="53"/>
        </w:numPr>
      </w:pPr>
      <w:r w:rsidRPr="00DA4766">
        <w:rPr>
          <w:b/>
          <w:bCs/>
        </w:rPr>
        <w:t>IoT Platform</w:t>
      </w:r>
      <w:r w:rsidRPr="00DA4766">
        <w:t xml:space="preserve"> (book, p. 130):</w:t>
      </w:r>
    </w:p>
    <w:p w14:paraId="17AA09D0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Uses TICK stack (Telegraf, InfluxDB, Chronograf) or Grafana.</w:t>
      </w:r>
    </w:p>
    <w:p w14:paraId="71473365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Docker containers for easy deployment (book, p. 130).</w:t>
      </w:r>
    </w:p>
    <w:p w14:paraId="538BAACB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MQTT subscriber for uplink (mqtt/things/{DevEUI}/uplink), publisher for downlink (book, p. 108).</w:t>
      </w:r>
    </w:p>
    <w:p w14:paraId="30240663" w14:textId="77777777" w:rsidR="00DA4766" w:rsidRPr="00DA4766" w:rsidRDefault="00000000" w:rsidP="00DA4766">
      <w:r>
        <w:pict w14:anchorId="2BC86E53">
          <v:rect id="_x0000_i1051" style="width:0;height:1.5pt" o:hralign="center" o:hrstd="t" o:hr="t" fillcolor="#a0a0a0" stroked="f"/>
        </w:pict>
      </w:r>
    </w:p>
    <w:p w14:paraId="7115D93B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Start and End Points</w:t>
      </w:r>
    </w:p>
    <w:p w14:paraId="6E3BA165" w14:textId="77777777" w:rsidR="00DA4766" w:rsidRPr="00DA4766" w:rsidRDefault="00DA4766" w:rsidP="00DA4766">
      <w:pPr>
        <w:numPr>
          <w:ilvl w:val="0"/>
          <w:numId w:val="54"/>
        </w:numPr>
      </w:pPr>
      <w:r w:rsidRPr="00DA4766">
        <w:rPr>
          <w:b/>
          <w:bCs/>
        </w:rPr>
        <w:t>Start</w:t>
      </w:r>
      <w:r w:rsidRPr="00DA4766">
        <w:t>: End device collects data, encrypts, and transmits via LoRa PHY.</w:t>
      </w:r>
    </w:p>
    <w:p w14:paraId="00AB8E5D" w14:textId="77777777" w:rsidR="00DA4766" w:rsidRPr="00DA4766" w:rsidRDefault="00DA4766" w:rsidP="00DA4766">
      <w:pPr>
        <w:numPr>
          <w:ilvl w:val="0"/>
          <w:numId w:val="54"/>
        </w:numPr>
      </w:pPr>
      <w:r w:rsidRPr="00DA4766">
        <w:rPr>
          <w:b/>
          <w:bCs/>
        </w:rPr>
        <w:lastRenderedPageBreak/>
        <w:t>End</w:t>
      </w:r>
      <w:r w:rsidRPr="00DA4766">
        <w:t>: IoT platform/dashboard displays data or sends commands, completing the IoT loop.</w:t>
      </w:r>
    </w:p>
    <w:p w14:paraId="50814433" w14:textId="77777777" w:rsidR="00DA4766" w:rsidRPr="00DA4766" w:rsidRDefault="00000000" w:rsidP="00DA4766">
      <w:r>
        <w:pict w14:anchorId="433D3E58">
          <v:rect id="_x0000_i1052" style="width:0;height:1.5pt" o:hralign="center" o:hrstd="t" o:hr="t" fillcolor="#a0a0a0" stroked="f"/>
        </w:pict>
      </w:r>
    </w:p>
    <w:p w14:paraId="0A223E23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Advanced Features for Durability and User-Friendliness</w:t>
      </w:r>
    </w:p>
    <w:p w14:paraId="5EB668FB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Multi-Gateway Redundancy</w:t>
      </w:r>
      <w:r w:rsidRPr="00DA4766">
        <w:t>: Multiple gateways receive the same packet, deduplicated by LNS (book, p. 39).</w:t>
      </w:r>
    </w:p>
    <w:p w14:paraId="16E63BBB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ADR Optimization</w:t>
      </w:r>
      <w:r w:rsidRPr="00DA4766">
        <w:t>: Dynamically adjusts SF, power, and channels (book, p. 65).</w:t>
      </w:r>
    </w:p>
    <w:p w14:paraId="198E208B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FUOTA</w:t>
      </w:r>
      <w:r w:rsidRPr="00DA4766">
        <w:t>: Enables scalable firmware updates (book, p. 79).</w:t>
      </w:r>
    </w:p>
    <w:p w14:paraId="7C834364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Secure Element</w:t>
      </w:r>
      <w:r w:rsidRPr="00DA4766">
        <w:t>: Protects keys in hardware (book, p. 41).</w:t>
      </w:r>
    </w:p>
    <w:p w14:paraId="52BD5DCB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User-Friendly Dashboard</w:t>
      </w:r>
      <w:r w:rsidRPr="00DA4766">
        <w:t>: Grafana/Chronograf with low-code interfaces (book, p. 110).</w:t>
      </w:r>
    </w:p>
    <w:p w14:paraId="45C4285C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Error Recovery</w:t>
      </w:r>
      <w:r w:rsidRPr="00DA4766">
        <w:t>: Handles MIC/FCnt errors, retransmissions, and gateway failures.</w:t>
      </w:r>
    </w:p>
    <w:p w14:paraId="114D35AE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Scalability</w:t>
      </w:r>
      <w:r w:rsidRPr="00DA4766">
        <w:t>:</w:t>
      </w:r>
    </w:p>
    <w:p w14:paraId="5A110909" w14:textId="77777777" w:rsidR="00DA4766" w:rsidRPr="00DA4766" w:rsidRDefault="00DA4766" w:rsidP="00DA4766">
      <w:pPr>
        <w:numPr>
          <w:ilvl w:val="1"/>
          <w:numId w:val="55"/>
        </w:numPr>
      </w:pPr>
      <w:r w:rsidRPr="00DA4766">
        <w:t>Cloud-native ChirpStack with Docker/Kubernetes.</w:t>
      </w:r>
    </w:p>
    <w:p w14:paraId="5A947A48" w14:textId="77777777" w:rsidR="00DA4766" w:rsidRPr="00DA4766" w:rsidRDefault="00DA4766" w:rsidP="00DA4766">
      <w:pPr>
        <w:numPr>
          <w:ilvl w:val="1"/>
          <w:numId w:val="55"/>
        </w:numPr>
      </w:pPr>
      <w:r w:rsidRPr="00DA4766">
        <w:t>MQTT load balancing for high device volumes.</w:t>
      </w:r>
    </w:p>
    <w:p w14:paraId="0D23F819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Regional Compliance</w:t>
      </w:r>
      <w:r w:rsidRPr="00DA4766">
        <w:t>: Configurable frequency plans (book, p. 69).</w:t>
      </w:r>
    </w:p>
    <w:p w14:paraId="37F185B0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Monitoring</w:t>
      </w:r>
      <w:r w:rsidRPr="00DA4766">
        <w:t>: Tracks gateway status, SNR/RSSI, and battery life via dashboard.</w:t>
      </w:r>
    </w:p>
    <w:p w14:paraId="47A28A07" w14:textId="77777777" w:rsidR="00DA4766" w:rsidRPr="00DA4766" w:rsidRDefault="00DA4766" w:rsidP="00DA4766">
      <w:r w:rsidRPr="00DA4766">
        <w:t>This architecture ensures a robust, scalable, and user-friendly LoRaWAN system, optimized for private server deployment with ChirpStack, supporting large-scale IoT applications.</w:t>
      </w:r>
    </w:p>
    <w:p w14:paraId="55EE3556" w14:textId="77777777" w:rsidR="00740D6B" w:rsidRDefault="00740D6B"/>
    <w:p w14:paraId="27B12582" w14:textId="77777777" w:rsidR="00740D6B" w:rsidRDefault="00740D6B"/>
    <w:p w14:paraId="4B5B3F52" w14:textId="77777777" w:rsidR="00740D6B" w:rsidRDefault="00740D6B"/>
    <w:p w14:paraId="3624B13B" w14:textId="77777777" w:rsidR="00740D6B" w:rsidRDefault="00740D6B"/>
    <w:p w14:paraId="53B1C9FB" w14:textId="77777777" w:rsidR="00740D6B" w:rsidRDefault="00740D6B"/>
    <w:p w14:paraId="6798D467" w14:textId="77777777" w:rsidR="00740D6B" w:rsidRDefault="00740D6B"/>
    <w:p w14:paraId="02F43DC4" w14:textId="77777777" w:rsidR="00740D6B" w:rsidRDefault="00740D6B"/>
    <w:p w14:paraId="601BBA89" w14:textId="77777777" w:rsidR="00740D6B" w:rsidRDefault="00740D6B"/>
    <w:p w14:paraId="21D515E9" w14:textId="77777777" w:rsidR="00740D6B" w:rsidRDefault="00740D6B"/>
    <w:p w14:paraId="1BD0B535" w14:textId="77777777" w:rsidR="00740D6B" w:rsidRDefault="00740D6B"/>
    <w:p w14:paraId="7C42A8CA" w14:textId="77777777" w:rsidR="00740D6B" w:rsidRDefault="00740D6B"/>
    <w:p w14:paraId="01F36236" w14:textId="77777777" w:rsidR="00740D6B" w:rsidRDefault="00740D6B"/>
    <w:p w14:paraId="023528B1" w14:textId="77777777" w:rsidR="00740D6B" w:rsidRDefault="00740D6B"/>
    <w:p w14:paraId="7614506B" w14:textId="77777777" w:rsidR="005B77A9" w:rsidRPr="005B77A9" w:rsidRDefault="005B77A9" w:rsidP="005B77A9">
      <w:pPr>
        <w:rPr>
          <w:b/>
          <w:bCs/>
          <w:sz w:val="32"/>
          <w:szCs w:val="32"/>
          <w:u w:val="single"/>
          <w:lang w:val="en-US"/>
        </w:rPr>
      </w:pPr>
      <w:r w:rsidRPr="005B77A9">
        <w:rPr>
          <w:b/>
          <w:bCs/>
          <w:sz w:val="32"/>
          <w:szCs w:val="32"/>
          <w:u w:val="single"/>
          <w:lang w:val="en-US"/>
        </w:rPr>
        <w:t>LoRaWAN Open Source Stack - Simple Notes</w:t>
      </w:r>
    </w:p>
    <w:p w14:paraId="045E1ACD" w14:textId="77777777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🧠</w:t>
      </w:r>
      <w:r w:rsidRPr="005B77A9">
        <w:rPr>
          <w:b/>
          <w:bCs/>
          <w:lang w:val="en-US"/>
        </w:rPr>
        <w:t xml:space="preserve"> 1. Network Server</w:t>
      </w:r>
    </w:p>
    <w:p w14:paraId="2936DCC0" w14:textId="77777777" w:rsidR="005B77A9" w:rsidRPr="005B77A9" w:rsidRDefault="005B77A9" w:rsidP="005B77A9">
      <w:pPr>
        <w:ind w:left="720"/>
        <w:rPr>
          <w:b/>
          <w:bCs/>
          <w:lang w:val="en-US"/>
        </w:rPr>
      </w:pPr>
      <w:r w:rsidRPr="005B77A9">
        <w:rPr>
          <w:b/>
          <w:bCs/>
          <w:lang w:val="en-US"/>
        </w:rPr>
        <w:t>• The Things Stack (previously TTN)</w:t>
      </w:r>
    </w:p>
    <w:p w14:paraId="38BF8705" w14:textId="77777777" w:rsidR="005B77A9" w:rsidRPr="005B77A9" w:rsidRDefault="005B77A9" w:rsidP="005B77A9">
      <w:pPr>
        <w:pStyle w:val="ListParagraph"/>
        <w:numPr>
          <w:ilvl w:val="0"/>
          <w:numId w:val="58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⚙️</w:t>
      </w:r>
      <w:r w:rsidRPr="005B77A9">
        <w:rPr>
          <w:lang w:val="en-US"/>
        </w:rPr>
        <w:t xml:space="preserve"> Comprehensive stack with Network Server + Join Server + Identity</w:t>
      </w:r>
    </w:p>
    <w:p w14:paraId="26AB996B" w14:textId="77777777" w:rsidR="005B77A9" w:rsidRPr="005B77A9" w:rsidRDefault="005B77A9" w:rsidP="005B77A9">
      <w:pPr>
        <w:pStyle w:val="ListParagraph"/>
        <w:numPr>
          <w:ilvl w:val="0"/>
          <w:numId w:val="58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🔐</w:t>
      </w:r>
      <w:r w:rsidRPr="005B77A9">
        <w:rPr>
          <w:lang w:val="en-US"/>
        </w:rPr>
        <w:t xml:space="preserve"> Supports LoRaWAN 1.0–1.1, OTAA/ABP, Class A/B/C, ADR, MAC commands</w:t>
      </w:r>
    </w:p>
    <w:p w14:paraId="2029661B" w14:textId="77777777" w:rsidR="005B77A9" w:rsidRPr="005B77A9" w:rsidRDefault="005B77A9" w:rsidP="005B77A9">
      <w:pPr>
        <w:pStyle w:val="ListParagraph"/>
        <w:numPr>
          <w:ilvl w:val="0"/>
          <w:numId w:val="58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https://github.com/TheThingsNetwork/lorawan-stack</w:t>
      </w:r>
    </w:p>
    <w:p w14:paraId="6F3ED12E" w14:textId="77777777" w:rsidR="005B77A9" w:rsidRPr="005B77A9" w:rsidRDefault="005B77A9" w:rsidP="005B77A9">
      <w:pPr>
        <w:pStyle w:val="ListParagraph"/>
        <w:numPr>
          <w:ilvl w:val="0"/>
          <w:numId w:val="58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📘</w:t>
      </w:r>
      <w:r w:rsidRPr="005B77A9">
        <w:rPr>
          <w:lang w:val="en-US"/>
        </w:rPr>
        <w:t xml:space="preserve"> Docs: Available via repository README &amp; official docs</w:t>
      </w:r>
    </w:p>
    <w:p w14:paraId="57EBB477" w14:textId="77777777" w:rsidR="005B77A9" w:rsidRPr="005B77A9" w:rsidRDefault="005B77A9" w:rsidP="005B77A9">
      <w:pPr>
        <w:ind w:left="720"/>
        <w:rPr>
          <w:b/>
          <w:bCs/>
          <w:lang w:val="en-US"/>
        </w:rPr>
      </w:pPr>
      <w:r w:rsidRPr="005B77A9">
        <w:rPr>
          <w:b/>
          <w:bCs/>
          <w:lang w:val="en-US"/>
        </w:rPr>
        <w:t>• ChirpStack</w:t>
      </w:r>
    </w:p>
    <w:p w14:paraId="087722A9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lang w:val="en-US"/>
        </w:rPr>
        <w:t>Opensource LoRaWAN server: Gateway Bridge, Network Server, Application Server</w:t>
      </w:r>
    </w:p>
    <w:p w14:paraId="5D79504F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🛠️</w:t>
      </w:r>
      <w:r w:rsidRPr="005B77A9">
        <w:rPr>
          <w:lang w:val="en-US"/>
        </w:rPr>
        <w:t xml:space="preserve"> Modular with web UI, MQTT, REST/gRPC API</w:t>
      </w:r>
    </w:p>
    <w:p w14:paraId="120AD945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Network Server GitHub: https://github.com/chirpstack/chirpstack</w:t>
      </w:r>
    </w:p>
    <w:p w14:paraId="453DD521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Application Server GitHub: https://github.com/brocaar/chirpstack-application-server</w:t>
      </w:r>
    </w:p>
    <w:p w14:paraId="70261B24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📘</w:t>
      </w:r>
      <w:r w:rsidRPr="005B77A9">
        <w:rPr>
          <w:lang w:val="en-US"/>
        </w:rPr>
        <w:t xml:space="preserve"> Docs: https://www.chirpstack.io/</w:t>
      </w:r>
    </w:p>
    <w:p w14:paraId="00EC3136" w14:textId="77777777" w:rsidR="005B77A9" w:rsidRPr="005B77A9" w:rsidRDefault="005B77A9" w:rsidP="005B77A9">
      <w:pPr>
        <w:ind w:left="720"/>
        <w:rPr>
          <w:b/>
          <w:bCs/>
          <w:lang w:val="en-US"/>
        </w:rPr>
      </w:pPr>
      <w:r w:rsidRPr="005B77A9">
        <w:rPr>
          <w:b/>
          <w:bCs/>
          <w:lang w:val="en-US"/>
        </w:rPr>
        <w:t>• Gotthardp’s LoRaWAN Server</w:t>
      </w:r>
    </w:p>
    <w:p w14:paraId="0028A549" w14:textId="77777777" w:rsidR="005B77A9" w:rsidRPr="005B77A9" w:rsidRDefault="005B77A9" w:rsidP="005B77A9">
      <w:pPr>
        <w:pStyle w:val="ListParagraph"/>
        <w:numPr>
          <w:ilvl w:val="0"/>
          <w:numId w:val="60"/>
        </w:numPr>
        <w:rPr>
          <w:lang w:val="en-US"/>
        </w:rPr>
      </w:pPr>
      <w:r w:rsidRPr="005B77A9">
        <w:rPr>
          <w:lang w:val="en-US"/>
        </w:rPr>
        <w:t>Compact Erlang-based all-in-one network + application server</w:t>
      </w:r>
    </w:p>
    <w:p w14:paraId="32598BA2" w14:textId="77777777" w:rsidR="005B77A9" w:rsidRPr="005B77A9" w:rsidRDefault="005B77A9" w:rsidP="005B77A9">
      <w:pPr>
        <w:pStyle w:val="ListParagraph"/>
        <w:numPr>
          <w:ilvl w:val="0"/>
          <w:numId w:val="60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https://github.com/gotthardp/lorawan-server</w:t>
      </w:r>
    </w:p>
    <w:p w14:paraId="304E87FA" w14:textId="77777777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🏗️</w:t>
      </w:r>
      <w:r w:rsidRPr="005B77A9">
        <w:rPr>
          <w:b/>
          <w:bCs/>
          <w:lang w:val="en-US"/>
        </w:rPr>
        <w:t xml:space="preserve"> 2. Packet Forwarder / Gateway Bridge</w:t>
      </w:r>
    </w:p>
    <w:p w14:paraId="4FC33FC9" w14:textId="77777777" w:rsidR="005B77A9" w:rsidRPr="005B77A9" w:rsidRDefault="005B77A9" w:rsidP="005B77A9">
      <w:pPr>
        <w:ind w:left="720"/>
        <w:rPr>
          <w:lang w:val="en-US"/>
        </w:rPr>
      </w:pPr>
      <w:r w:rsidRPr="005B77A9">
        <w:rPr>
          <w:lang w:val="en-US"/>
        </w:rPr>
        <w:t>• ChirpStack Gateway Bridge</w:t>
      </w:r>
    </w:p>
    <w:p w14:paraId="1072E42E" w14:textId="77777777" w:rsidR="005B77A9" w:rsidRPr="005B77A9" w:rsidRDefault="005B77A9" w:rsidP="005B77A9">
      <w:pPr>
        <w:pStyle w:val="ListParagraph"/>
        <w:numPr>
          <w:ilvl w:val="0"/>
          <w:numId w:val="61"/>
        </w:numPr>
        <w:rPr>
          <w:lang w:val="en-US"/>
        </w:rPr>
      </w:pPr>
      <w:r w:rsidRPr="005B77A9">
        <w:rPr>
          <w:lang w:val="en-US"/>
        </w:rPr>
        <w:t>Converts Semtech Packet Forwarder JSON to MQTT/protobuf</w:t>
      </w:r>
    </w:p>
    <w:p w14:paraId="22A86A3E" w14:textId="77777777" w:rsidR="005B77A9" w:rsidRPr="005B77A9" w:rsidRDefault="005B77A9" w:rsidP="005B77A9">
      <w:pPr>
        <w:pStyle w:val="ListParagraph"/>
        <w:numPr>
          <w:ilvl w:val="0"/>
          <w:numId w:val="61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https://github.com/chirpstack/chirpstack-gateway-bridge</w:t>
      </w:r>
    </w:p>
    <w:p w14:paraId="32008279" w14:textId="77777777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🛠️</w:t>
      </w:r>
      <w:r w:rsidRPr="005B77A9">
        <w:rPr>
          <w:b/>
          <w:bCs/>
          <w:lang w:val="en-US"/>
        </w:rPr>
        <w:t xml:space="preserve"> 3. Application Server / Dashboard Integration</w:t>
      </w:r>
    </w:p>
    <w:p w14:paraId="589A2D67" w14:textId="77777777" w:rsidR="005B77A9" w:rsidRPr="005B77A9" w:rsidRDefault="005B77A9" w:rsidP="005B77A9">
      <w:pPr>
        <w:ind w:left="720"/>
        <w:rPr>
          <w:lang w:val="en-US"/>
        </w:rPr>
      </w:pPr>
      <w:r w:rsidRPr="005B77A9">
        <w:rPr>
          <w:lang w:val="en-US"/>
        </w:rPr>
        <w:t>• dashstack / docker-iot-dashboard</w:t>
      </w:r>
    </w:p>
    <w:p w14:paraId="2DCCB344" w14:textId="77777777" w:rsidR="005B77A9" w:rsidRPr="005B77A9" w:rsidRDefault="005B77A9" w:rsidP="005B77A9">
      <w:pPr>
        <w:pStyle w:val="ListParagraph"/>
        <w:numPr>
          <w:ilvl w:val="0"/>
          <w:numId w:val="62"/>
        </w:numPr>
        <w:rPr>
          <w:lang w:val="en-US"/>
        </w:rPr>
      </w:pPr>
      <w:r w:rsidRPr="005B77A9">
        <w:rPr>
          <w:lang w:val="en-US"/>
        </w:rPr>
        <w:t>Example full IoT stack: InfluxDB, Grafana, Node</w:t>
      </w:r>
      <w:r w:rsidRPr="005B77A9">
        <w:rPr>
          <w:lang w:val="en-US"/>
        </w:rPr>
        <w:noBreakHyphen/>
        <w:t>RED, MQTT, Nginx</w:t>
      </w:r>
    </w:p>
    <w:p w14:paraId="2106124B" w14:textId="77777777" w:rsidR="005B77A9" w:rsidRPr="005B77A9" w:rsidRDefault="005B77A9" w:rsidP="005B77A9">
      <w:pPr>
        <w:pStyle w:val="ListParagraph"/>
        <w:numPr>
          <w:ilvl w:val="0"/>
          <w:numId w:val="62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https://github.com/sheeriot/dashstack</w:t>
      </w:r>
    </w:p>
    <w:p w14:paraId="00F891E1" w14:textId="77777777" w:rsidR="005B77A9" w:rsidRPr="005B77A9" w:rsidRDefault="005B77A9" w:rsidP="005B77A9">
      <w:pPr>
        <w:pStyle w:val="ListParagraph"/>
        <w:numPr>
          <w:ilvl w:val="0"/>
          <w:numId w:val="62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https://github.com/mcci-catena/docker-iot-dashboard</w:t>
      </w:r>
    </w:p>
    <w:p w14:paraId="6F435F71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5F84A46D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14B0716B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5B0114EA" w14:textId="7EA4D5F1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📡</w:t>
      </w:r>
      <w:r w:rsidRPr="005B77A9">
        <w:rPr>
          <w:b/>
          <w:bCs/>
          <w:lang w:val="en-US"/>
        </w:rPr>
        <w:t xml:space="preserve"> 4. Device Firmware Libraries</w:t>
      </w:r>
    </w:p>
    <w:p w14:paraId="538C4D58" w14:textId="77777777" w:rsidR="005B77A9" w:rsidRPr="005B77A9" w:rsidRDefault="005B77A9" w:rsidP="005B77A9">
      <w:pPr>
        <w:ind w:left="720"/>
        <w:rPr>
          <w:lang w:val="en-US"/>
        </w:rPr>
      </w:pPr>
      <w:r w:rsidRPr="005B77A9">
        <w:rPr>
          <w:lang w:val="en-US"/>
        </w:rPr>
        <w:t>• LoRaMac-node (Semtech reference)</w:t>
      </w:r>
    </w:p>
    <w:p w14:paraId="48800355" w14:textId="77777777" w:rsidR="005B77A9" w:rsidRPr="005B77A9" w:rsidRDefault="005B77A9" w:rsidP="005B77A9">
      <w:pPr>
        <w:pStyle w:val="ListParagraph"/>
        <w:numPr>
          <w:ilvl w:val="0"/>
          <w:numId w:val="63"/>
        </w:numPr>
        <w:rPr>
          <w:lang w:val="en-US"/>
        </w:rPr>
      </w:pPr>
      <w:r w:rsidRPr="005B77A9">
        <w:rPr>
          <w:lang w:val="en-US"/>
        </w:rPr>
        <w:t>Reference C implementation of LoRaWAN protocol—OTAA, MAC commands</w:t>
      </w:r>
    </w:p>
    <w:p w14:paraId="720CAFF7" w14:textId="77777777" w:rsidR="005B77A9" w:rsidRPr="005B77A9" w:rsidRDefault="005B77A9" w:rsidP="005B77A9">
      <w:pPr>
        <w:pStyle w:val="ListParagraph"/>
        <w:numPr>
          <w:ilvl w:val="0"/>
          <w:numId w:val="63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https://github.com/Lora-net/LoRaMac-node</w:t>
      </w:r>
    </w:p>
    <w:p w14:paraId="6BC779A2" w14:textId="77777777" w:rsidR="005B77A9" w:rsidRPr="005B77A9" w:rsidRDefault="005B77A9" w:rsidP="005B77A9">
      <w:pPr>
        <w:ind w:left="720"/>
        <w:rPr>
          <w:lang w:val="en-US"/>
        </w:rPr>
      </w:pPr>
      <w:r w:rsidRPr="005B77A9">
        <w:rPr>
          <w:lang w:val="en-US"/>
        </w:rPr>
        <w:t>• arduino-lmic / arduino-lorawan (MCCI)</w:t>
      </w:r>
    </w:p>
    <w:p w14:paraId="5E923310" w14:textId="77777777" w:rsidR="005B77A9" w:rsidRPr="005B77A9" w:rsidRDefault="005B77A9" w:rsidP="005B77A9">
      <w:pPr>
        <w:pStyle w:val="ListParagraph"/>
        <w:numPr>
          <w:ilvl w:val="0"/>
          <w:numId w:val="64"/>
        </w:numPr>
        <w:rPr>
          <w:lang w:val="en-US"/>
        </w:rPr>
      </w:pPr>
      <w:r w:rsidRPr="005B77A9">
        <w:rPr>
          <w:lang w:val="en-US"/>
        </w:rPr>
        <w:t>Popular Arduino libraries for LoRaWAN (ESP32, Atmel)</w:t>
      </w:r>
    </w:p>
    <w:p w14:paraId="29BDC65A" w14:textId="77777777" w:rsidR="005B77A9" w:rsidRPr="005B77A9" w:rsidRDefault="005B77A9" w:rsidP="005B77A9">
      <w:pPr>
        <w:pStyle w:val="ListParagraph"/>
        <w:numPr>
          <w:ilvl w:val="0"/>
          <w:numId w:val="64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https://github.com/mcci-catena/arduino-lmic</w:t>
      </w:r>
    </w:p>
    <w:p w14:paraId="706F46DB" w14:textId="763CC75D" w:rsidR="005B77A9" w:rsidRDefault="005B77A9" w:rsidP="005B77A9">
      <w:pPr>
        <w:pStyle w:val="ListParagraph"/>
        <w:numPr>
          <w:ilvl w:val="0"/>
          <w:numId w:val="64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</w:t>
      </w:r>
      <w:hyperlink r:id="rId10" w:history="1">
        <w:r w:rsidRPr="0061572C">
          <w:rPr>
            <w:rStyle w:val="Hyperlink"/>
            <w:lang w:val="en-US"/>
          </w:rPr>
          <w:t>https://github.com/mcci-catena/arduino-lorawan</w:t>
        </w:r>
      </w:hyperlink>
    </w:p>
    <w:p w14:paraId="30AB8DD1" w14:textId="77777777" w:rsidR="005B77A9" w:rsidRPr="005B77A9" w:rsidRDefault="005B77A9" w:rsidP="005B77A9">
      <w:pPr>
        <w:rPr>
          <w:lang w:val="en-US"/>
        </w:rPr>
      </w:pPr>
    </w:p>
    <w:p w14:paraId="77FE296E" w14:textId="77777777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🔗</w:t>
      </w:r>
      <w:r w:rsidRPr="005B77A9">
        <w:rPr>
          <w:b/>
          <w:bCs/>
          <w:lang w:val="en-US"/>
        </w:rPr>
        <w:t xml:space="preserve"> 5. Architecture Summary (Links)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57"/>
        <w:gridCol w:w="2019"/>
        <w:gridCol w:w="4940"/>
      </w:tblGrid>
      <w:tr w:rsidR="005B77A9" w:rsidRPr="005B77A9" w14:paraId="3EC8B7E7" w14:textId="77777777" w:rsidTr="005B7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C885420" w14:textId="77777777" w:rsidR="005B77A9" w:rsidRPr="005B77A9" w:rsidRDefault="005B77A9" w:rsidP="005B77A9">
            <w:pPr>
              <w:spacing w:after="160" w:line="278" w:lineRule="auto"/>
              <w:jc w:val="center"/>
              <w:rPr>
                <w:lang w:val="en-US"/>
              </w:rPr>
            </w:pPr>
            <w:r w:rsidRPr="005B77A9">
              <w:rPr>
                <w:lang w:val="en-US"/>
              </w:rPr>
              <w:t>Component</w:t>
            </w:r>
          </w:p>
        </w:tc>
        <w:tc>
          <w:tcPr>
            <w:tcW w:w="2880" w:type="dxa"/>
            <w:hideMark/>
          </w:tcPr>
          <w:p w14:paraId="45103082" w14:textId="77777777" w:rsidR="005B77A9" w:rsidRPr="005B77A9" w:rsidRDefault="005B77A9" w:rsidP="005B77A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Project</w:t>
            </w:r>
          </w:p>
        </w:tc>
        <w:tc>
          <w:tcPr>
            <w:tcW w:w="2880" w:type="dxa"/>
            <w:hideMark/>
          </w:tcPr>
          <w:p w14:paraId="1921BFD3" w14:textId="77777777" w:rsidR="005B77A9" w:rsidRPr="005B77A9" w:rsidRDefault="005B77A9" w:rsidP="005B77A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GitHub</w:t>
            </w:r>
          </w:p>
        </w:tc>
      </w:tr>
      <w:tr w:rsidR="005B77A9" w:rsidRPr="005B77A9" w14:paraId="64EF964A" w14:textId="77777777" w:rsidTr="005B7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543DFE0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Network Server</w:t>
            </w:r>
          </w:p>
        </w:tc>
        <w:tc>
          <w:tcPr>
            <w:tcW w:w="2880" w:type="dxa"/>
            <w:hideMark/>
          </w:tcPr>
          <w:p w14:paraId="07F06EBE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The Things Stack</w:t>
            </w:r>
          </w:p>
        </w:tc>
        <w:tc>
          <w:tcPr>
            <w:tcW w:w="2880" w:type="dxa"/>
            <w:hideMark/>
          </w:tcPr>
          <w:p w14:paraId="2DD524C0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https://github.com/TheThingsNetwork/lorawan-stack</w:t>
            </w:r>
          </w:p>
        </w:tc>
      </w:tr>
      <w:tr w:rsidR="005B77A9" w:rsidRPr="005B77A9" w14:paraId="3FFEBCB3" w14:textId="77777777" w:rsidTr="005B7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6658C18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Network + App</w:t>
            </w:r>
          </w:p>
        </w:tc>
        <w:tc>
          <w:tcPr>
            <w:tcW w:w="2880" w:type="dxa"/>
            <w:hideMark/>
          </w:tcPr>
          <w:p w14:paraId="10BC4E30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ChirpStack Stack</w:t>
            </w:r>
          </w:p>
        </w:tc>
        <w:tc>
          <w:tcPr>
            <w:tcW w:w="2880" w:type="dxa"/>
            <w:hideMark/>
          </w:tcPr>
          <w:p w14:paraId="23103645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https://github.com/chirpstack/chirpstack</w:t>
            </w:r>
          </w:p>
        </w:tc>
      </w:tr>
      <w:tr w:rsidR="005B77A9" w:rsidRPr="005B77A9" w14:paraId="2AEE2384" w14:textId="77777777" w:rsidTr="005B7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A99EB62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Application Server</w:t>
            </w:r>
          </w:p>
        </w:tc>
        <w:tc>
          <w:tcPr>
            <w:tcW w:w="2880" w:type="dxa"/>
            <w:hideMark/>
          </w:tcPr>
          <w:p w14:paraId="6DE7C599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ChirpStack Application</w:t>
            </w:r>
          </w:p>
        </w:tc>
        <w:tc>
          <w:tcPr>
            <w:tcW w:w="2880" w:type="dxa"/>
            <w:hideMark/>
          </w:tcPr>
          <w:p w14:paraId="6F9464DB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https://github.com/brocaar/chirpstack-application-server</w:t>
            </w:r>
          </w:p>
        </w:tc>
      </w:tr>
      <w:tr w:rsidR="005B77A9" w:rsidRPr="005B77A9" w14:paraId="1C45AB1B" w14:textId="77777777" w:rsidTr="005B7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CD53F78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Compact Server</w:t>
            </w:r>
          </w:p>
        </w:tc>
        <w:tc>
          <w:tcPr>
            <w:tcW w:w="2880" w:type="dxa"/>
            <w:hideMark/>
          </w:tcPr>
          <w:p w14:paraId="6BF0A121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Gotthardp LoRaWAN Server</w:t>
            </w:r>
          </w:p>
        </w:tc>
        <w:tc>
          <w:tcPr>
            <w:tcW w:w="2880" w:type="dxa"/>
            <w:hideMark/>
          </w:tcPr>
          <w:p w14:paraId="09625438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https://github.com/gotthardp/lorawan-server</w:t>
            </w:r>
          </w:p>
        </w:tc>
      </w:tr>
      <w:tr w:rsidR="005B77A9" w:rsidRPr="005B77A9" w14:paraId="1245A26C" w14:textId="77777777" w:rsidTr="005B7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7C1FE94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Packet Forwarder</w:t>
            </w:r>
          </w:p>
        </w:tc>
        <w:tc>
          <w:tcPr>
            <w:tcW w:w="2880" w:type="dxa"/>
            <w:hideMark/>
          </w:tcPr>
          <w:p w14:paraId="28505074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ChirpStack Gateway Bridge</w:t>
            </w:r>
          </w:p>
        </w:tc>
        <w:tc>
          <w:tcPr>
            <w:tcW w:w="2880" w:type="dxa"/>
            <w:hideMark/>
          </w:tcPr>
          <w:p w14:paraId="2C2B4011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https://github.com/chirpstack/chirpstack-gateway-bridge</w:t>
            </w:r>
          </w:p>
        </w:tc>
      </w:tr>
      <w:tr w:rsidR="005B77A9" w:rsidRPr="005B77A9" w14:paraId="75541240" w14:textId="77777777" w:rsidTr="005B7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474BF56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Dashboard</w:t>
            </w:r>
          </w:p>
        </w:tc>
        <w:tc>
          <w:tcPr>
            <w:tcW w:w="2880" w:type="dxa"/>
            <w:hideMark/>
          </w:tcPr>
          <w:p w14:paraId="5DDCFF43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dashstack, docker-iot-dashboard</w:t>
            </w:r>
          </w:p>
        </w:tc>
        <w:tc>
          <w:tcPr>
            <w:tcW w:w="2880" w:type="dxa"/>
            <w:hideMark/>
          </w:tcPr>
          <w:p w14:paraId="02398FF3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https://github.com/sheeriot/dashstack, https://github.com/mcci-catena/docker-iot-dashboard</w:t>
            </w:r>
          </w:p>
        </w:tc>
      </w:tr>
      <w:tr w:rsidR="005B77A9" w:rsidRPr="005B77A9" w14:paraId="7E9BDCF7" w14:textId="77777777" w:rsidTr="005B7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54D0B34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Device Firmware</w:t>
            </w:r>
          </w:p>
        </w:tc>
        <w:tc>
          <w:tcPr>
            <w:tcW w:w="2880" w:type="dxa"/>
            <w:hideMark/>
          </w:tcPr>
          <w:p w14:paraId="67B38E4C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LoRaMac-node, Arduino LMIC</w:t>
            </w:r>
          </w:p>
        </w:tc>
        <w:tc>
          <w:tcPr>
            <w:tcW w:w="2880" w:type="dxa"/>
            <w:hideMark/>
          </w:tcPr>
          <w:p w14:paraId="6E66F397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https://github.com/Lora-net/LoRaMac-node, https://github.com/mcci-catena/arduino-lmic</w:t>
            </w:r>
          </w:p>
        </w:tc>
      </w:tr>
    </w:tbl>
    <w:p w14:paraId="4FCD67B3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05646F50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4E838843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13BEB1CC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3E069B99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3C78EC56" w14:textId="15B78F71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✅</w:t>
      </w:r>
      <w:r w:rsidRPr="005B77A9">
        <w:rPr>
          <w:b/>
          <w:bCs/>
          <w:lang w:val="en-US"/>
        </w:rPr>
        <w:t xml:space="preserve"> How to Use</w:t>
      </w:r>
    </w:p>
    <w:p w14:paraId="060F7BC8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>1. Pick a Network Stack</w:t>
      </w:r>
    </w:p>
    <w:p w14:paraId="1B0C67A6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For full-featured setups → The Things Stack or ChirpStack</w:t>
      </w:r>
    </w:p>
    <w:p w14:paraId="45F1036D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For lightweight/private → gotthardp/lorawan-server</w:t>
      </w:r>
    </w:p>
    <w:p w14:paraId="4A1D484F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>2. Connect Gateways</w:t>
      </w:r>
    </w:p>
    <w:p w14:paraId="606BE520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Use Semtech Packet Forwarder and optionally ChirpStack Gateway Bridge</w:t>
      </w:r>
    </w:p>
    <w:p w14:paraId="2641E214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>3. Deploy Dashboard</w:t>
      </w:r>
    </w:p>
    <w:p w14:paraId="488AF0DB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Use dashstack or docker-iot-dashboard for visualisation, alerts, and API</w:t>
      </w:r>
    </w:p>
    <w:p w14:paraId="1546E85D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>4. Program Devices</w:t>
      </w:r>
    </w:p>
    <w:p w14:paraId="5C4CF35A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Use LoRaMac-node or Arduino libraries for firmware (support OTAA/ABP, DevEUI, AppSKey etc.)</w:t>
      </w:r>
    </w:p>
    <w:p w14:paraId="223EF7CC" w14:textId="77777777" w:rsidR="005B77A9" w:rsidRDefault="005B77A9"/>
    <w:p w14:paraId="1EF0AC47" w14:textId="77777777" w:rsidR="00740D6B" w:rsidRDefault="00740D6B"/>
    <w:p w14:paraId="39BC153A" w14:textId="77777777" w:rsidR="00740D6B" w:rsidRDefault="00740D6B"/>
    <w:p w14:paraId="7F7B7D83" w14:textId="77777777" w:rsidR="00740D6B" w:rsidRDefault="00740D6B"/>
    <w:p w14:paraId="531BABA6" w14:textId="77777777" w:rsidR="00740D6B" w:rsidRDefault="00740D6B"/>
    <w:p w14:paraId="55E50065" w14:textId="77777777" w:rsidR="00740D6B" w:rsidRDefault="00740D6B"/>
    <w:p w14:paraId="1F104D1B" w14:textId="77777777" w:rsidR="00740D6B" w:rsidRDefault="00740D6B"/>
    <w:p w14:paraId="4C7FF671" w14:textId="77777777" w:rsidR="00740D6B" w:rsidRDefault="00740D6B"/>
    <w:p w14:paraId="730BF2E7" w14:textId="77777777" w:rsidR="00740D6B" w:rsidRDefault="00740D6B"/>
    <w:p w14:paraId="40B1C0E0" w14:textId="77777777" w:rsidR="00740D6B" w:rsidRDefault="00740D6B"/>
    <w:p w14:paraId="22D6692B" w14:textId="77777777" w:rsidR="00740D6B" w:rsidRDefault="00740D6B"/>
    <w:p w14:paraId="4571B1FA" w14:textId="77777777" w:rsidR="00740D6B" w:rsidRDefault="00740D6B"/>
    <w:p w14:paraId="7B38174D" w14:textId="77777777" w:rsidR="00740D6B" w:rsidRDefault="00740D6B"/>
    <w:p w14:paraId="68F77BA9" w14:textId="77777777" w:rsidR="00740D6B" w:rsidRDefault="00740D6B"/>
    <w:p w14:paraId="0B896FE4" w14:textId="005F4518" w:rsidR="00740D6B" w:rsidRPr="00BD5735" w:rsidRDefault="00BD5735" w:rsidP="00BD5735">
      <w:pPr>
        <w:jc w:val="center"/>
        <w:rPr>
          <w:b/>
          <w:bCs/>
          <w:sz w:val="36"/>
          <w:szCs w:val="36"/>
          <w:u w:val="single"/>
        </w:rPr>
      </w:pPr>
      <w:r w:rsidRPr="00BD5735">
        <w:rPr>
          <w:b/>
          <w:bCs/>
          <w:sz w:val="36"/>
          <w:szCs w:val="36"/>
          <w:u w:val="single"/>
        </w:rPr>
        <w:lastRenderedPageBreak/>
        <w:t>*** Final Architecture ***</w:t>
      </w:r>
    </w:p>
    <w:p w14:paraId="671E002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LoRaWAN IoT Infrastructure Project Index</w:t>
      </w:r>
    </w:p>
    <w:p w14:paraId="04F9C0CD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1. Executive Summary</w:t>
      </w:r>
    </w:p>
    <w:p w14:paraId="7C663503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1.1 Project Title</w:t>
      </w:r>
    </w:p>
    <w:p w14:paraId="780CAB4C" w14:textId="77777777" w:rsidR="00BD5735" w:rsidRPr="00BD5735" w:rsidRDefault="00BD5735" w:rsidP="00BD5735">
      <w:pPr>
        <w:numPr>
          <w:ilvl w:val="0"/>
          <w:numId w:val="65"/>
        </w:numPr>
      </w:pPr>
      <w:r w:rsidRPr="00BD5735">
        <w:t>LoRaWAN-Based IoT Infrastructure for Scalable and Secure Connectivity</w:t>
      </w:r>
    </w:p>
    <w:p w14:paraId="19148284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1.2 Abstract</w:t>
      </w:r>
    </w:p>
    <w:p w14:paraId="42DFB7D4" w14:textId="77777777" w:rsidR="00BD5735" w:rsidRPr="00BD5735" w:rsidRDefault="00BD5735" w:rsidP="00BD5735">
      <w:pPr>
        <w:numPr>
          <w:ilvl w:val="0"/>
          <w:numId w:val="66"/>
        </w:numPr>
      </w:pPr>
      <w:r w:rsidRPr="00BD5735">
        <w:t>A comprehensive LoRaWAN architecture for low-power, long-range IoT applications, supporting end-to-end data flow from devices to user dashboards.</w:t>
      </w:r>
    </w:p>
    <w:p w14:paraId="1B9C0A7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1.3 Stakeholders &amp; Ownership</w:t>
      </w:r>
    </w:p>
    <w:p w14:paraId="4C4B72BE" w14:textId="77777777" w:rsidR="00BD5735" w:rsidRPr="00BD5735" w:rsidRDefault="00BD5735" w:rsidP="00BD5735">
      <w:pPr>
        <w:numPr>
          <w:ilvl w:val="0"/>
          <w:numId w:val="67"/>
        </w:numPr>
      </w:pPr>
      <w:r w:rsidRPr="00BD5735">
        <w:t>Project sponsors, IoT developers, DevOps team, end-users (e.g., smart city operators, industrial IoT managers).</w:t>
      </w:r>
    </w:p>
    <w:p w14:paraId="057DBD3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1.4 Business Goals &amp; Benefits</w:t>
      </w:r>
    </w:p>
    <w:p w14:paraId="43D19B4F" w14:textId="77777777" w:rsidR="00BD5735" w:rsidRPr="00BD5735" w:rsidRDefault="00BD5735" w:rsidP="00BD5735">
      <w:pPr>
        <w:numPr>
          <w:ilvl w:val="0"/>
          <w:numId w:val="68"/>
        </w:numPr>
      </w:pPr>
      <w:r w:rsidRPr="00BD5735">
        <w:t>Enable scalable IoT deployments with long-range, low-power communication.</w:t>
      </w:r>
    </w:p>
    <w:p w14:paraId="5B4010D8" w14:textId="77777777" w:rsidR="00BD5735" w:rsidRPr="00BD5735" w:rsidRDefault="00BD5735" w:rsidP="00BD5735">
      <w:pPr>
        <w:numPr>
          <w:ilvl w:val="0"/>
          <w:numId w:val="68"/>
        </w:numPr>
      </w:pPr>
      <w:r w:rsidRPr="00BD5735">
        <w:t>Ensure secure data transmission and device management.</w:t>
      </w:r>
    </w:p>
    <w:p w14:paraId="43D324EE" w14:textId="77777777" w:rsidR="00BD5735" w:rsidRPr="00BD5735" w:rsidRDefault="00BD5735" w:rsidP="00BD5735">
      <w:pPr>
        <w:numPr>
          <w:ilvl w:val="0"/>
          <w:numId w:val="68"/>
        </w:numPr>
      </w:pPr>
      <w:r w:rsidRPr="00BD5735">
        <w:t>Provide user-friendly dashboards for real-time monitoring and control.</w:t>
      </w:r>
    </w:p>
    <w:p w14:paraId="163C9EF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1.5 Timeline / Milestones</w:t>
      </w:r>
    </w:p>
    <w:p w14:paraId="2EAB6823" w14:textId="77777777" w:rsidR="00BD5735" w:rsidRPr="00BD5735" w:rsidRDefault="00BD5735" w:rsidP="00BD5735">
      <w:pPr>
        <w:numPr>
          <w:ilvl w:val="0"/>
          <w:numId w:val="69"/>
        </w:numPr>
      </w:pPr>
      <w:r w:rsidRPr="00BD5735">
        <w:t>Phase 1: Requirements and design (1 month)</w:t>
      </w:r>
    </w:p>
    <w:p w14:paraId="00C6CA9B" w14:textId="77777777" w:rsidR="00BD5735" w:rsidRPr="00BD5735" w:rsidRDefault="00BD5735" w:rsidP="00BD5735">
      <w:pPr>
        <w:numPr>
          <w:ilvl w:val="0"/>
          <w:numId w:val="69"/>
        </w:numPr>
      </w:pPr>
      <w:r w:rsidRPr="00BD5735">
        <w:t>Phase 2: Development and testing (3 months)</w:t>
      </w:r>
    </w:p>
    <w:p w14:paraId="65573F26" w14:textId="77777777" w:rsidR="00BD5735" w:rsidRPr="00BD5735" w:rsidRDefault="00BD5735" w:rsidP="00BD5735">
      <w:pPr>
        <w:numPr>
          <w:ilvl w:val="0"/>
          <w:numId w:val="69"/>
        </w:numPr>
      </w:pPr>
      <w:r w:rsidRPr="00BD5735">
        <w:t>Phase 3: Deployment and monitoring (1 month)</w:t>
      </w:r>
    </w:p>
    <w:p w14:paraId="5F1E8067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 Introduction</w:t>
      </w:r>
    </w:p>
    <w:p w14:paraId="3030CE6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2.1 Background &amp; Context</w:t>
      </w:r>
    </w:p>
    <w:p w14:paraId="5B6C11B9" w14:textId="77777777" w:rsidR="00BD5735" w:rsidRPr="00BD5735" w:rsidRDefault="00BD5735" w:rsidP="00BD5735">
      <w:pPr>
        <w:numPr>
          <w:ilvl w:val="0"/>
          <w:numId w:val="70"/>
        </w:numPr>
      </w:pPr>
      <w:r w:rsidRPr="00BD5735">
        <w:t>Overview of LoRaWAN as a low-power, wide-area network (LPWAN) for IoT.</w:t>
      </w:r>
    </w:p>
    <w:p w14:paraId="5BF0D626" w14:textId="77777777" w:rsidR="00BD5735" w:rsidRPr="00BD5735" w:rsidRDefault="00BD5735" w:rsidP="00BD5735">
      <w:pPr>
        <w:numPr>
          <w:ilvl w:val="0"/>
          <w:numId w:val="70"/>
        </w:numPr>
      </w:pPr>
      <w:r w:rsidRPr="00BD5735">
        <w:t xml:space="preserve">Reference to </w:t>
      </w:r>
      <w:r w:rsidRPr="00BD5735">
        <w:rPr>
          <w:i/>
          <w:iCs/>
        </w:rPr>
        <w:t>LoRa, LoRaWAN and Internet of Things</w:t>
      </w:r>
      <w:r w:rsidRPr="00BD5735">
        <w:t xml:space="preserve"> book for technical foundations (e.g., Chirp Spread Spectrum, OTAA, FUOTA).</w:t>
      </w:r>
    </w:p>
    <w:p w14:paraId="415457E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2.2 Problem Statement</w:t>
      </w:r>
    </w:p>
    <w:p w14:paraId="5BBC380A" w14:textId="77777777" w:rsidR="00BD5735" w:rsidRPr="00BD5735" w:rsidRDefault="00BD5735" w:rsidP="00BD5735">
      <w:pPr>
        <w:numPr>
          <w:ilvl w:val="0"/>
          <w:numId w:val="71"/>
        </w:numPr>
      </w:pPr>
      <w:r w:rsidRPr="00BD5735">
        <w:t>Need for a scalable, secure, and cost-effective IoT solution for applications like smart cities, agriculture, and industrial monitoring.</w:t>
      </w:r>
    </w:p>
    <w:p w14:paraId="5EBEC7A6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2.3 Objectives &amp; Goals</w:t>
      </w:r>
    </w:p>
    <w:p w14:paraId="57FE1A59" w14:textId="77777777" w:rsidR="00BD5735" w:rsidRPr="00BD5735" w:rsidRDefault="00BD5735" w:rsidP="00BD5735">
      <w:pPr>
        <w:numPr>
          <w:ilvl w:val="0"/>
          <w:numId w:val="72"/>
        </w:numPr>
      </w:pPr>
      <w:r w:rsidRPr="00BD5735">
        <w:t>Build a private LoRaWAN infrastructure using open-source tools (e.g., ChirpStack).</w:t>
      </w:r>
    </w:p>
    <w:p w14:paraId="4A45A984" w14:textId="77777777" w:rsidR="00BD5735" w:rsidRPr="00BD5735" w:rsidRDefault="00BD5735" w:rsidP="00BD5735">
      <w:pPr>
        <w:numPr>
          <w:ilvl w:val="0"/>
          <w:numId w:val="72"/>
        </w:numPr>
      </w:pPr>
      <w:r w:rsidRPr="00BD5735">
        <w:lastRenderedPageBreak/>
        <w:t>Support thousands of devices with robust security and energy efficiency.</w:t>
      </w:r>
    </w:p>
    <w:p w14:paraId="6D84F6FB" w14:textId="77777777" w:rsidR="00BD5735" w:rsidRPr="00BD5735" w:rsidRDefault="00BD5735" w:rsidP="00BD5735">
      <w:pPr>
        <w:numPr>
          <w:ilvl w:val="0"/>
          <w:numId w:val="72"/>
        </w:numPr>
      </w:pPr>
      <w:r w:rsidRPr="00BD5735">
        <w:t>Provide user-friendly dashboards with real-time analytics.</w:t>
      </w:r>
    </w:p>
    <w:p w14:paraId="2103E6B5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2.4 Purpose of This Document</w:t>
      </w:r>
    </w:p>
    <w:p w14:paraId="2DB67A68" w14:textId="77777777" w:rsidR="00BD5735" w:rsidRPr="00BD5735" w:rsidRDefault="00BD5735" w:rsidP="00BD5735">
      <w:pPr>
        <w:numPr>
          <w:ilvl w:val="0"/>
          <w:numId w:val="73"/>
        </w:numPr>
      </w:pPr>
      <w:r w:rsidRPr="00BD5735">
        <w:t>Guide the development, deployment, and maintenance of a LoRaWAN IoT system.</w:t>
      </w:r>
    </w:p>
    <w:p w14:paraId="4C82BAA7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2.5 Scope</w:t>
      </w:r>
    </w:p>
    <w:p w14:paraId="4E3F6E76" w14:textId="77777777" w:rsidR="00BD5735" w:rsidRPr="00BD5735" w:rsidRDefault="00BD5735" w:rsidP="00BD5735">
      <w:pPr>
        <w:numPr>
          <w:ilvl w:val="0"/>
          <w:numId w:val="74"/>
        </w:numPr>
      </w:pPr>
      <w:r w:rsidRPr="00BD5735">
        <w:rPr>
          <w:b/>
          <w:bCs/>
        </w:rPr>
        <w:t>In-Scope</w:t>
      </w:r>
      <w:r w:rsidRPr="00BD5735">
        <w:t>: End devices, LoRa PHY, gateways, network/application servers, dashboards, FUOTA, security.</w:t>
      </w:r>
    </w:p>
    <w:p w14:paraId="727D7DE1" w14:textId="77777777" w:rsidR="00BD5735" w:rsidRPr="00BD5735" w:rsidRDefault="00BD5735" w:rsidP="00BD5735">
      <w:pPr>
        <w:numPr>
          <w:ilvl w:val="0"/>
          <w:numId w:val="74"/>
        </w:numPr>
      </w:pPr>
      <w:r w:rsidRPr="00BD5735">
        <w:rPr>
          <w:b/>
          <w:bCs/>
        </w:rPr>
        <w:t>Out-of-Scope</w:t>
      </w:r>
      <w:r w:rsidRPr="00BD5735">
        <w:t>: Non-LoRaWAN protocols (e.g., NB-IoT), hardware manufacturing.</w:t>
      </w:r>
    </w:p>
    <w:p w14:paraId="535318D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2.6 Assumptions &amp; Dependencies</w:t>
      </w:r>
    </w:p>
    <w:p w14:paraId="35ED1D44" w14:textId="77777777" w:rsidR="00BD5735" w:rsidRPr="00BD5735" w:rsidRDefault="00BD5735" w:rsidP="00BD5735">
      <w:pPr>
        <w:numPr>
          <w:ilvl w:val="0"/>
          <w:numId w:val="75"/>
        </w:numPr>
      </w:pPr>
      <w:r w:rsidRPr="00BD5735">
        <w:t>Access to LoRaWAN-compatible hardware (e.g., SX1276, SX1301).</w:t>
      </w:r>
    </w:p>
    <w:p w14:paraId="64888AC6" w14:textId="77777777" w:rsidR="00BD5735" w:rsidRPr="00BD5735" w:rsidRDefault="00BD5735" w:rsidP="00BD5735">
      <w:pPr>
        <w:numPr>
          <w:ilvl w:val="0"/>
          <w:numId w:val="75"/>
        </w:numPr>
      </w:pPr>
      <w:r w:rsidRPr="00BD5735">
        <w:t>Stable internet for gateway-to-server communication.</w:t>
      </w:r>
    </w:p>
    <w:p w14:paraId="6540BC4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2.7 Intended Audience</w:t>
      </w:r>
    </w:p>
    <w:p w14:paraId="7F849ECD" w14:textId="77777777" w:rsidR="00BD5735" w:rsidRPr="00BD5735" w:rsidRDefault="00BD5735" w:rsidP="00BD5735">
      <w:pPr>
        <w:numPr>
          <w:ilvl w:val="0"/>
          <w:numId w:val="76"/>
        </w:numPr>
      </w:pPr>
      <w:r w:rsidRPr="00BD5735">
        <w:t>IoT developers, DevOps engineers, system architects, end-users.</w:t>
      </w:r>
    </w:p>
    <w:p w14:paraId="1DCD0D9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2.8 Technologies &amp; Tools Summary</w:t>
      </w:r>
    </w:p>
    <w:p w14:paraId="5E8F4214" w14:textId="77777777" w:rsidR="00BD5735" w:rsidRPr="00BD5735" w:rsidRDefault="00BD5735" w:rsidP="00BD5735">
      <w:pPr>
        <w:numPr>
          <w:ilvl w:val="0"/>
          <w:numId w:val="77"/>
        </w:numPr>
      </w:pPr>
      <w:r w:rsidRPr="00BD5735">
        <w:t>LoRaWAN 1.1, ChirpStack, Docker, MQTT, InfluxDB, Grafana, Arduino LMIC, LoRaMac-node.</w:t>
      </w:r>
    </w:p>
    <w:p w14:paraId="38E6EC82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2.9 Acronyms &amp; Glossary</w:t>
      </w:r>
    </w:p>
    <w:p w14:paraId="0E0BF8A4" w14:textId="77777777" w:rsidR="00BD5735" w:rsidRPr="00BD5735" w:rsidRDefault="00BD5735" w:rsidP="00BD5735">
      <w:pPr>
        <w:numPr>
          <w:ilvl w:val="0"/>
          <w:numId w:val="78"/>
        </w:numPr>
      </w:pPr>
      <w:r w:rsidRPr="00BD5735">
        <w:t>LoRa, LoRaWAN, CSS, SF, OTAA, ABP, ADR, FUOTA, DevEUI, AppSKey, NwkSKey, LNS.</w:t>
      </w:r>
    </w:p>
    <w:p w14:paraId="7C4E750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3. Product Requirements</w:t>
      </w:r>
    </w:p>
    <w:p w14:paraId="68EBA7DD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3.1 Functional Requirements</w:t>
      </w:r>
    </w:p>
    <w:p w14:paraId="3393B6E8" w14:textId="77777777" w:rsidR="00BD5735" w:rsidRPr="00BD5735" w:rsidRDefault="00BD5735" w:rsidP="00BD5735">
      <w:pPr>
        <w:numPr>
          <w:ilvl w:val="0"/>
          <w:numId w:val="79"/>
        </w:numPr>
      </w:pPr>
      <w:r w:rsidRPr="00BD5735">
        <w:t>Support uplink/downlink data flows.</w:t>
      </w:r>
    </w:p>
    <w:p w14:paraId="44DCB228" w14:textId="77777777" w:rsidR="00BD5735" w:rsidRPr="00BD5735" w:rsidRDefault="00BD5735" w:rsidP="00BD5735">
      <w:pPr>
        <w:numPr>
          <w:ilvl w:val="0"/>
          <w:numId w:val="79"/>
        </w:numPr>
      </w:pPr>
      <w:r w:rsidRPr="00BD5735">
        <w:t>Enable OTAA and ABP device activation.</w:t>
      </w:r>
    </w:p>
    <w:p w14:paraId="61AB7422" w14:textId="77777777" w:rsidR="00BD5735" w:rsidRPr="00BD5735" w:rsidRDefault="00BD5735" w:rsidP="00BD5735">
      <w:pPr>
        <w:numPr>
          <w:ilvl w:val="0"/>
          <w:numId w:val="79"/>
        </w:numPr>
      </w:pPr>
      <w:r w:rsidRPr="00BD5735">
        <w:t>Provide real-time data visualization and device control.</w:t>
      </w:r>
    </w:p>
    <w:p w14:paraId="099320C2" w14:textId="77777777" w:rsidR="00BD5735" w:rsidRPr="00BD5735" w:rsidRDefault="00BD5735" w:rsidP="00BD5735">
      <w:pPr>
        <w:numPr>
          <w:ilvl w:val="0"/>
          <w:numId w:val="79"/>
        </w:numPr>
      </w:pPr>
      <w:r w:rsidRPr="00BD5735">
        <w:t>Support FUOTA for firmware updates.</w:t>
      </w:r>
    </w:p>
    <w:p w14:paraId="6C5C753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3.2 Non-Functional Requirements</w:t>
      </w:r>
    </w:p>
    <w:p w14:paraId="320A78EE" w14:textId="77777777" w:rsidR="00BD5735" w:rsidRPr="00BD5735" w:rsidRDefault="00BD5735" w:rsidP="00BD5735">
      <w:pPr>
        <w:numPr>
          <w:ilvl w:val="0"/>
          <w:numId w:val="80"/>
        </w:numPr>
      </w:pPr>
      <w:r w:rsidRPr="00BD5735">
        <w:t>Scalability for thousands of devices.</w:t>
      </w:r>
    </w:p>
    <w:p w14:paraId="56CE1F4C" w14:textId="77777777" w:rsidR="00BD5735" w:rsidRPr="00BD5735" w:rsidRDefault="00BD5735" w:rsidP="00BD5735">
      <w:pPr>
        <w:numPr>
          <w:ilvl w:val="0"/>
          <w:numId w:val="80"/>
        </w:numPr>
      </w:pPr>
      <w:r w:rsidRPr="00BD5735">
        <w:t>Battery life up to 10+ years for end devices.</w:t>
      </w:r>
    </w:p>
    <w:p w14:paraId="3C938279" w14:textId="77777777" w:rsidR="00BD5735" w:rsidRPr="00BD5735" w:rsidRDefault="00BD5735" w:rsidP="00BD5735">
      <w:pPr>
        <w:numPr>
          <w:ilvl w:val="0"/>
          <w:numId w:val="80"/>
        </w:numPr>
      </w:pPr>
      <w:r w:rsidRPr="00BD5735">
        <w:t>End-to-end security with AES-128 encryption.</w:t>
      </w:r>
    </w:p>
    <w:p w14:paraId="020129F6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3.3 User Stories</w:t>
      </w:r>
    </w:p>
    <w:p w14:paraId="01B37938" w14:textId="77777777" w:rsidR="00BD5735" w:rsidRPr="00BD5735" w:rsidRDefault="00BD5735" w:rsidP="00BD5735">
      <w:pPr>
        <w:numPr>
          <w:ilvl w:val="0"/>
          <w:numId w:val="81"/>
        </w:numPr>
      </w:pPr>
      <w:r w:rsidRPr="00BD5735">
        <w:lastRenderedPageBreak/>
        <w:t>As an IoT manager, I want to monitor sensor data in real-time via a dashboard.</w:t>
      </w:r>
    </w:p>
    <w:p w14:paraId="5D3E0B52" w14:textId="77777777" w:rsidR="00BD5735" w:rsidRPr="00BD5735" w:rsidRDefault="00BD5735" w:rsidP="00BD5735">
      <w:pPr>
        <w:numPr>
          <w:ilvl w:val="0"/>
          <w:numId w:val="81"/>
        </w:numPr>
      </w:pPr>
      <w:r w:rsidRPr="00BD5735">
        <w:t>As a developer, I want to integrate devices using OTAA for secure key management.</w:t>
      </w:r>
    </w:p>
    <w:p w14:paraId="30453F8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3.4 Compliance &amp; Legal Requirements</w:t>
      </w:r>
    </w:p>
    <w:p w14:paraId="6BA3AC3B" w14:textId="77777777" w:rsidR="00BD5735" w:rsidRPr="00BD5735" w:rsidRDefault="00BD5735" w:rsidP="00BD5735">
      <w:pPr>
        <w:numPr>
          <w:ilvl w:val="0"/>
          <w:numId w:val="82"/>
        </w:numPr>
      </w:pPr>
      <w:r w:rsidRPr="00BD5735">
        <w:t>Adhere to regional frequency regulations (e.g., EU868 1% duty cycle).</w:t>
      </w:r>
    </w:p>
    <w:p w14:paraId="0113537D" w14:textId="77777777" w:rsidR="00BD5735" w:rsidRPr="00BD5735" w:rsidRDefault="00BD5735" w:rsidP="00BD5735">
      <w:pPr>
        <w:numPr>
          <w:ilvl w:val="0"/>
          <w:numId w:val="82"/>
        </w:numPr>
      </w:pPr>
      <w:r w:rsidRPr="00BD5735">
        <w:t>Ensure GDPR-compliant data handling.</w:t>
      </w:r>
    </w:p>
    <w:p w14:paraId="5D76A63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 System Architecture &amp; Design</w:t>
      </w:r>
    </w:p>
    <w:p w14:paraId="2BD39AF2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4.1 High-Level Architecture Diagram</w:t>
      </w:r>
    </w:p>
    <w:p w14:paraId="6FEC0ABB" w14:textId="77777777" w:rsidR="00BD5735" w:rsidRPr="00BD5735" w:rsidRDefault="00BD5735" w:rsidP="00BD5735">
      <w:pPr>
        <w:numPr>
          <w:ilvl w:val="0"/>
          <w:numId w:val="83"/>
        </w:numPr>
      </w:pPr>
      <w:r w:rsidRPr="00BD5735">
        <w:t>Diagram showing end devices, gateways, ChirpStack (Network Server, Application Server, Gateway Bridge), Join Server, database, and dashboard.</w:t>
      </w:r>
    </w:p>
    <w:p w14:paraId="4D649973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4.2 Component Overview &amp; Responsibility</w:t>
      </w:r>
    </w:p>
    <w:p w14:paraId="275FB1D0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End Device</w:t>
      </w:r>
      <w:r w:rsidRPr="00BD5735">
        <w:t>: Collects data, supports Class A/B/C, OTAA/ABP (book, p. 44).</w:t>
      </w:r>
    </w:p>
    <w:p w14:paraId="1D3534A8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LoRa PHY</w:t>
      </w:r>
      <w:r w:rsidRPr="00BD5735">
        <w:t>: CSS modulation, SF7–SF12, 125/250/500 kHz bandwidth (book, p. 32).</w:t>
      </w:r>
    </w:p>
    <w:p w14:paraId="1D31DE6F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Gateway</w:t>
      </w:r>
      <w:r w:rsidRPr="00BD5735">
        <w:t>: Demodulates signals, adds metadata (RSSI, SNR) (book, p. 39).</w:t>
      </w:r>
    </w:p>
    <w:p w14:paraId="1D2F1427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Packet Forwarder</w:t>
      </w:r>
      <w:r w:rsidRPr="00BD5735">
        <w:t>: UDP/MQTT bridge to LNS (book, p. 83).</w:t>
      </w:r>
    </w:p>
    <w:p w14:paraId="3224EF1D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Network Server (LNS)</w:t>
      </w:r>
      <w:r w:rsidRPr="00BD5735">
        <w:t>: Authentication, routing, ADR (book, p. 89).</w:t>
      </w:r>
    </w:p>
    <w:p w14:paraId="4DF6084C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Join Server</w:t>
      </w:r>
      <w:r w:rsidRPr="00BD5735">
        <w:t>: Secure OTAA key management (book, p. 55).</w:t>
      </w:r>
    </w:p>
    <w:p w14:paraId="72A92080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Application Server</w:t>
      </w:r>
      <w:r w:rsidRPr="00BD5735">
        <w:t>: Payload decryption, MQTT/HTTP integration (book, p. 90).</w:t>
      </w:r>
    </w:p>
    <w:p w14:paraId="5D50C6FC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Database</w:t>
      </w:r>
      <w:r w:rsidRPr="00BD5735">
        <w:t>: Time-series storage (e.g., InfluxDB, book p. 130).</w:t>
      </w:r>
    </w:p>
    <w:p w14:paraId="7EEE8E61" w14:textId="77777777" w:rsidR="00BD5735" w:rsidRPr="00BD5735" w:rsidRDefault="00BD5735" w:rsidP="00BD5735">
      <w:pPr>
        <w:numPr>
          <w:ilvl w:val="0"/>
          <w:numId w:val="84"/>
        </w:numPr>
      </w:pPr>
      <w:r w:rsidRPr="00BD5735">
        <w:rPr>
          <w:b/>
          <w:bCs/>
        </w:rPr>
        <w:t>Dashboard</w:t>
      </w:r>
      <w:r w:rsidRPr="00BD5735">
        <w:t>: Grafana/Chronograf for visualization (book, p. 130).</w:t>
      </w:r>
    </w:p>
    <w:p w14:paraId="20D92177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4.3 Module Interactions / Sequence Diagrams</w:t>
      </w:r>
    </w:p>
    <w:p w14:paraId="44E5A061" w14:textId="77777777" w:rsidR="00BD5735" w:rsidRPr="00BD5735" w:rsidRDefault="00BD5735" w:rsidP="00BD5735">
      <w:pPr>
        <w:numPr>
          <w:ilvl w:val="0"/>
          <w:numId w:val="85"/>
        </w:numPr>
      </w:pPr>
      <w:r w:rsidRPr="00BD5735">
        <w:t>Uplink: Device → Gateway → LNS → Application Server → Dashboard.</w:t>
      </w:r>
    </w:p>
    <w:p w14:paraId="38469463" w14:textId="77777777" w:rsidR="00BD5735" w:rsidRPr="00BD5735" w:rsidRDefault="00BD5735" w:rsidP="00BD5735">
      <w:pPr>
        <w:numPr>
          <w:ilvl w:val="0"/>
          <w:numId w:val="85"/>
        </w:numPr>
      </w:pPr>
      <w:r w:rsidRPr="00BD5735">
        <w:t>Downlink: Dashboard → Application Server → LNS → Gateway → Device.</w:t>
      </w:r>
    </w:p>
    <w:p w14:paraId="06B76A1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4.4 Data Flow Diagram</w:t>
      </w:r>
    </w:p>
    <w:p w14:paraId="456CC852" w14:textId="77777777" w:rsidR="00BD5735" w:rsidRPr="00BD5735" w:rsidRDefault="00BD5735" w:rsidP="00BD5735">
      <w:pPr>
        <w:numPr>
          <w:ilvl w:val="0"/>
          <w:numId w:val="86"/>
        </w:numPr>
      </w:pPr>
      <w:r w:rsidRPr="00BD5735">
        <w:t>Detailed flow of encrypted payloads, MIC validation, and metadata handling.</w:t>
      </w:r>
    </w:p>
    <w:p w14:paraId="794DC9D4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4.5 Technology Stack</w:t>
      </w:r>
    </w:p>
    <w:p w14:paraId="3844B444" w14:textId="77777777" w:rsidR="00BD5735" w:rsidRPr="00BD5735" w:rsidRDefault="00BD5735" w:rsidP="00BD5735">
      <w:pPr>
        <w:numPr>
          <w:ilvl w:val="0"/>
          <w:numId w:val="87"/>
        </w:numPr>
      </w:pPr>
      <w:r w:rsidRPr="00BD5735">
        <w:rPr>
          <w:b/>
          <w:bCs/>
        </w:rPr>
        <w:t>Firmware</w:t>
      </w:r>
      <w:r w:rsidRPr="00BD5735">
        <w:t>: LoRaMac-node, Arduino LMIC.</w:t>
      </w:r>
    </w:p>
    <w:p w14:paraId="3EC45E0F" w14:textId="77777777" w:rsidR="00BD5735" w:rsidRPr="00BD5735" w:rsidRDefault="00BD5735" w:rsidP="00BD5735">
      <w:pPr>
        <w:numPr>
          <w:ilvl w:val="0"/>
          <w:numId w:val="87"/>
        </w:numPr>
      </w:pPr>
      <w:r w:rsidRPr="00BD5735">
        <w:rPr>
          <w:b/>
          <w:bCs/>
        </w:rPr>
        <w:t>Server</w:t>
      </w:r>
      <w:r w:rsidRPr="00BD5735">
        <w:t>: ChirpStack (Docker), Mosquitto (MQTT).</w:t>
      </w:r>
    </w:p>
    <w:p w14:paraId="0E59389F" w14:textId="77777777" w:rsidR="00BD5735" w:rsidRPr="00BD5735" w:rsidRDefault="00BD5735" w:rsidP="00BD5735">
      <w:pPr>
        <w:numPr>
          <w:ilvl w:val="0"/>
          <w:numId w:val="87"/>
        </w:numPr>
      </w:pPr>
      <w:r w:rsidRPr="00BD5735">
        <w:rPr>
          <w:b/>
          <w:bCs/>
        </w:rPr>
        <w:t>Database</w:t>
      </w:r>
      <w:r w:rsidRPr="00BD5735">
        <w:t>: InfluxDB, PostgreSQL.</w:t>
      </w:r>
    </w:p>
    <w:p w14:paraId="0FDDF711" w14:textId="77777777" w:rsidR="00BD5735" w:rsidRPr="00BD5735" w:rsidRDefault="00BD5735" w:rsidP="00BD5735">
      <w:pPr>
        <w:numPr>
          <w:ilvl w:val="0"/>
          <w:numId w:val="87"/>
        </w:numPr>
      </w:pPr>
      <w:r w:rsidRPr="00BD5735">
        <w:rPr>
          <w:b/>
          <w:bCs/>
        </w:rPr>
        <w:lastRenderedPageBreak/>
        <w:t>Dashboard</w:t>
      </w:r>
      <w:r w:rsidRPr="00BD5735">
        <w:t>: Grafana, Chronograf.</w:t>
      </w:r>
    </w:p>
    <w:p w14:paraId="515C0FB5" w14:textId="77777777" w:rsidR="00BD5735" w:rsidRPr="00BD5735" w:rsidRDefault="00BD5735" w:rsidP="00BD5735">
      <w:pPr>
        <w:numPr>
          <w:ilvl w:val="0"/>
          <w:numId w:val="87"/>
        </w:numPr>
      </w:pPr>
      <w:r w:rsidRPr="00BD5735">
        <w:rPr>
          <w:b/>
          <w:bCs/>
        </w:rPr>
        <w:t>Protocols</w:t>
      </w:r>
      <w:r w:rsidRPr="00BD5735">
        <w:t>: LoRaWAN 1.1, MQTT, HTTP, UDP.</w:t>
      </w:r>
    </w:p>
    <w:p w14:paraId="53D36600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4.6 Database Design</w:t>
      </w:r>
    </w:p>
    <w:p w14:paraId="6FFCE045" w14:textId="77777777" w:rsidR="00BD5735" w:rsidRPr="00BD5735" w:rsidRDefault="00BD5735" w:rsidP="00BD5735">
      <w:pPr>
        <w:numPr>
          <w:ilvl w:val="0"/>
          <w:numId w:val="88"/>
        </w:numPr>
      </w:pPr>
      <w:r w:rsidRPr="00BD5735">
        <w:t>Schema for device metadata (DevEUI, DevAddr), sensor data, gateway logs.</w:t>
      </w:r>
    </w:p>
    <w:p w14:paraId="5334A1D7" w14:textId="77777777" w:rsidR="00BD5735" w:rsidRPr="00BD5735" w:rsidRDefault="00BD5735" w:rsidP="00BD5735">
      <w:pPr>
        <w:numPr>
          <w:ilvl w:val="0"/>
          <w:numId w:val="88"/>
        </w:numPr>
      </w:pPr>
      <w:r w:rsidRPr="00BD5735">
        <w:t>ER diagram for time-series and relational data.</w:t>
      </w:r>
    </w:p>
    <w:p w14:paraId="253188CD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4.7 API Design</w:t>
      </w:r>
    </w:p>
    <w:p w14:paraId="7859F630" w14:textId="77777777" w:rsidR="00BD5735" w:rsidRPr="00BD5735" w:rsidRDefault="00BD5735" w:rsidP="00BD5735">
      <w:pPr>
        <w:numPr>
          <w:ilvl w:val="0"/>
          <w:numId w:val="89"/>
        </w:numPr>
      </w:pPr>
      <w:r w:rsidRPr="00BD5735">
        <w:t>REST/MQTT APIs for data retrieval and device control (e.g., /api/devices/{DevEUI}/queue).</w:t>
      </w:r>
    </w:p>
    <w:p w14:paraId="2E4687D9" w14:textId="77777777" w:rsidR="00BD5735" w:rsidRPr="00BD5735" w:rsidRDefault="00BD5735" w:rsidP="00BD5735">
      <w:pPr>
        <w:numPr>
          <w:ilvl w:val="0"/>
          <w:numId w:val="89"/>
        </w:numPr>
      </w:pPr>
      <w:r w:rsidRPr="00BD5735">
        <w:t>OpenAPI spec for ChirpStack APIs (book, p. 93).</w:t>
      </w:r>
    </w:p>
    <w:p w14:paraId="62D665C6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4.8 State Diagrams / Workflow Engines</w:t>
      </w:r>
    </w:p>
    <w:p w14:paraId="560B43E1" w14:textId="77777777" w:rsidR="00BD5735" w:rsidRPr="00BD5735" w:rsidRDefault="00BD5735" w:rsidP="00BD5735">
      <w:pPr>
        <w:numPr>
          <w:ilvl w:val="0"/>
          <w:numId w:val="90"/>
        </w:numPr>
      </w:pPr>
      <w:r w:rsidRPr="00BD5735">
        <w:t>Device state transitions (Join Request → Join Accept → Data Transmission).</w:t>
      </w:r>
    </w:p>
    <w:p w14:paraId="0937FE9C" w14:textId="77777777" w:rsidR="00BD5735" w:rsidRPr="00BD5735" w:rsidRDefault="00BD5735" w:rsidP="00BD5735">
      <w:pPr>
        <w:numPr>
          <w:ilvl w:val="0"/>
          <w:numId w:val="90"/>
        </w:numPr>
      </w:pPr>
      <w:r w:rsidRPr="00BD5735">
        <w:t>Downlink scheduling (RX1/RX2 windows, book, p. 61).</w:t>
      </w:r>
    </w:p>
    <w:p w14:paraId="442F616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4.9 External Integrations</w:t>
      </w:r>
    </w:p>
    <w:p w14:paraId="68B908EE" w14:textId="77777777" w:rsidR="00BD5735" w:rsidRPr="00BD5735" w:rsidRDefault="00BD5735" w:rsidP="00BD5735">
      <w:pPr>
        <w:numPr>
          <w:ilvl w:val="0"/>
          <w:numId w:val="91"/>
        </w:numPr>
      </w:pPr>
      <w:r w:rsidRPr="00BD5735">
        <w:t>MQTT broker (Mosquitto), Grafana, InfluxDB, NodeRED (book, p. 104).</w:t>
      </w:r>
    </w:p>
    <w:p w14:paraId="1D98821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4.10 Scaling Strategy</w:t>
      </w:r>
    </w:p>
    <w:p w14:paraId="7EC41202" w14:textId="77777777" w:rsidR="00BD5735" w:rsidRPr="00BD5735" w:rsidRDefault="00BD5735" w:rsidP="00BD5735">
      <w:pPr>
        <w:numPr>
          <w:ilvl w:val="0"/>
          <w:numId w:val="92"/>
        </w:numPr>
      </w:pPr>
      <w:r w:rsidRPr="00BD5735">
        <w:t>Multi-gateway redundancy, load-balanced ChirpStack instances, Kubernetes (book, p. 124).</w:t>
      </w:r>
    </w:p>
    <w:p w14:paraId="42F3CC84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4.11 Extensibility &amp; Modularity Strategy</w:t>
      </w:r>
    </w:p>
    <w:p w14:paraId="1DF9AC1D" w14:textId="77777777" w:rsidR="00BD5735" w:rsidRPr="00BD5735" w:rsidRDefault="00BD5735" w:rsidP="00BD5735">
      <w:pPr>
        <w:numPr>
          <w:ilvl w:val="0"/>
          <w:numId w:val="93"/>
        </w:numPr>
      </w:pPr>
      <w:r w:rsidRPr="00BD5735">
        <w:t>Modular ChirpStack components, plugin-based dashboards.</w:t>
      </w:r>
    </w:p>
    <w:p w14:paraId="0E4C84F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4.12 Security Design</w:t>
      </w:r>
    </w:p>
    <w:p w14:paraId="2894D211" w14:textId="77777777" w:rsidR="00BD5735" w:rsidRPr="00BD5735" w:rsidRDefault="00BD5735" w:rsidP="00BD5735">
      <w:pPr>
        <w:numPr>
          <w:ilvl w:val="0"/>
          <w:numId w:val="94"/>
        </w:numPr>
      </w:pPr>
      <w:r w:rsidRPr="00BD5735">
        <w:t>AES-128 encryption (AppSKey, NwkSKey), secure element, TLS for MQTT/HTTP (book, p. 41).</w:t>
      </w:r>
    </w:p>
    <w:p w14:paraId="704B98B6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 Setup &amp; Installation</w:t>
      </w:r>
    </w:p>
    <w:p w14:paraId="1F2E635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5.1 Prerequisites</w:t>
      </w:r>
    </w:p>
    <w:p w14:paraId="51A61018" w14:textId="77777777" w:rsidR="00BD5735" w:rsidRPr="00BD5735" w:rsidRDefault="00BD5735" w:rsidP="00BD5735">
      <w:pPr>
        <w:numPr>
          <w:ilvl w:val="0"/>
          <w:numId w:val="95"/>
        </w:numPr>
      </w:pPr>
      <w:r w:rsidRPr="00BD5735">
        <w:t>Hardware: Raspberry Pi/cloud server, LoRa gateway (SX1301), end devices (SX1276).</w:t>
      </w:r>
    </w:p>
    <w:p w14:paraId="6AC43C7C" w14:textId="77777777" w:rsidR="00BD5735" w:rsidRPr="00BD5735" w:rsidRDefault="00BD5735" w:rsidP="00BD5735">
      <w:pPr>
        <w:numPr>
          <w:ilvl w:val="0"/>
          <w:numId w:val="95"/>
        </w:numPr>
      </w:pPr>
      <w:r w:rsidRPr="00BD5735">
        <w:t>Software: Docker, Docker Compose, Git, Python, Node.js.</w:t>
      </w:r>
    </w:p>
    <w:p w14:paraId="0551641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5.2 Project Structure / Directory Layout</w:t>
      </w:r>
    </w:p>
    <w:p w14:paraId="1E79E116" w14:textId="77777777" w:rsidR="00BD5735" w:rsidRPr="00BD5735" w:rsidRDefault="00BD5735" w:rsidP="00BD5735">
      <w:pPr>
        <w:numPr>
          <w:ilvl w:val="0"/>
          <w:numId w:val="96"/>
        </w:numPr>
      </w:pPr>
      <w:r w:rsidRPr="00BD5735">
        <w:t>/chirpstack: Network Server, Application Server, Gateway Bridge.</w:t>
      </w:r>
    </w:p>
    <w:p w14:paraId="44BCBFD7" w14:textId="77777777" w:rsidR="00BD5735" w:rsidRPr="00BD5735" w:rsidRDefault="00BD5735" w:rsidP="00BD5735">
      <w:pPr>
        <w:numPr>
          <w:ilvl w:val="0"/>
          <w:numId w:val="96"/>
        </w:numPr>
      </w:pPr>
      <w:r w:rsidRPr="00BD5735">
        <w:t>/firmware: Device firmware (LoRaMac-node, Arduino LMIC).</w:t>
      </w:r>
    </w:p>
    <w:p w14:paraId="18187373" w14:textId="77777777" w:rsidR="00BD5735" w:rsidRPr="00BD5735" w:rsidRDefault="00BD5735" w:rsidP="00BD5735">
      <w:pPr>
        <w:numPr>
          <w:ilvl w:val="0"/>
          <w:numId w:val="96"/>
        </w:numPr>
      </w:pPr>
      <w:r w:rsidRPr="00BD5735">
        <w:lastRenderedPageBreak/>
        <w:t>/dashboard: Grafana/Chronograf configurations.</w:t>
      </w:r>
    </w:p>
    <w:p w14:paraId="7D11BC2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5.3 Repository Access &amp; Cloning</w:t>
      </w:r>
    </w:p>
    <w:p w14:paraId="2C6CC312" w14:textId="77777777" w:rsidR="00BD5735" w:rsidRPr="00BD5735" w:rsidRDefault="00BD5735" w:rsidP="00BD5735">
      <w:pPr>
        <w:numPr>
          <w:ilvl w:val="0"/>
          <w:numId w:val="97"/>
        </w:numPr>
      </w:pPr>
      <w:r w:rsidRPr="00BD5735">
        <w:t>Clone ChirpStack repos (e.g., github.com/chirpstack/chirpstack).</w:t>
      </w:r>
    </w:p>
    <w:p w14:paraId="6384505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5.4 Environment Setup</w:t>
      </w:r>
    </w:p>
    <w:p w14:paraId="660B32C2" w14:textId="77777777" w:rsidR="00BD5735" w:rsidRPr="00BD5735" w:rsidRDefault="00BD5735" w:rsidP="00BD5735">
      <w:pPr>
        <w:numPr>
          <w:ilvl w:val="0"/>
          <w:numId w:val="98"/>
        </w:numPr>
      </w:pPr>
      <w:r w:rsidRPr="00BD5735">
        <w:t>Configure .env for MQTT broker, database, and ChirpStack (book, p. 122).</w:t>
      </w:r>
    </w:p>
    <w:p w14:paraId="56A720C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5.5 Secrets &amp; Environment Variables</w:t>
      </w:r>
    </w:p>
    <w:p w14:paraId="64A260FD" w14:textId="77777777" w:rsidR="00BD5735" w:rsidRPr="00BD5735" w:rsidRDefault="00BD5735" w:rsidP="00BD5735">
      <w:pPr>
        <w:numPr>
          <w:ilvl w:val="0"/>
          <w:numId w:val="99"/>
        </w:numPr>
      </w:pPr>
      <w:r w:rsidRPr="00BD5735">
        <w:t>Secure storage for AppKey, NwkSKey, MQTT credentials.</w:t>
      </w:r>
    </w:p>
    <w:p w14:paraId="446FC82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5.6 Installing Dependencies</w:t>
      </w:r>
    </w:p>
    <w:p w14:paraId="0F5ECF93" w14:textId="77777777" w:rsidR="00BD5735" w:rsidRPr="00BD5735" w:rsidRDefault="00BD5735" w:rsidP="00BD5735">
      <w:pPr>
        <w:numPr>
          <w:ilvl w:val="0"/>
          <w:numId w:val="100"/>
        </w:numPr>
      </w:pPr>
      <w:r w:rsidRPr="00BD5735">
        <w:t>docker-compose.yml for ChirpStack, Mosquitto, InfluxDB.</w:t>
      </w:r>
    </w:p>
    <w:p w14:paraId="434DE57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5.7 Local Development</w:t>
      </w:r>
    </w:p>
    <w:p w14:paraId="1E69B0E6" w14:textId="77777777" w:rsidR="00BD5735" w:rsidRPr="00BD5735" w:rsidRDefault="00BD5735" w:rsidP="00BD5735">
      <w:pPr>
        <w:numPr>
          <w:ilvl w:val="0"/>
          <w:numId w:val="101"/>
        </w:numPr>
      </w:pPr>
      <w:r w:rsidRPr="00BD5735">
        <w:t>Run ChirpStack: docker-compose up -d.</w:t>
      </w:r>
    </w:p>
    <w:p w14:paraId="57B41BC7" w14:textId="77777777" w:rsidR="00BD5735" w:rsidRPr="00BD5735" w:rsidRDefault="00BD5735" w:rsidP="00BD5735">
      <w:pPr>
        <w:numPr>
          <w:ilvl w:val="0"/>
          <w:numId w:val="101"/>
        </w:numPr>
      </w:pPr>
      <w:r w:rsidRPr="00BD5735">
        <w:t>Configure gateway channels (e.g., EU868: 867.1–867.9 MHz, book, p. 77).</w:t>
      </w:r>
    </w:p>
    <w:p w14:paraId="339A924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5.8 Initial DB Migration / Seeding</w:t>
      </w:r>
    </w:p>
    <w:p w14:paraId="4BEAD110" w14:textId="77777777" w:rsidR="00BD5735" w:rsidRPr="00BD5735" w:rsidRDefault="00BD5735" w:rsidP="00BD5735">
      <w:pPr>
        <w:numPr>
          <w:ilvl w:val="0"/>
          <w:numId w:val="102"/>
        </w:numPr>
      </w:pPr>
      <w:r w:rsidRPr="00BD5735">
        <w:t>Initialize InfluxDB/PostgreSQL with device metadata.</w:t>
      </w:r>
    </w:p>
    <w:p w14:paraId="0A6324C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5.9 Sample Data or Accounts</w:t>
      </w:r>
    </w:p>
    <w:p w14:paraId="188701EC" w14:textId="77777777" w:rsidR="00BD5735" w:rsidRPr="00BD5735" w:rsidRDefault="00BD5735" w:rsidP="00BD5735">
      <w:pPr>
        <w:numPr>
          <w:ilvl w:val="0"/>
          <w:numId w:val="103"/>
        </w:numPr>
      </w:pPr>
      <w:r w:rsidRPr="00BD5735">
        <w:t>Sample sensor data (e.g., temperature, humidity), test devices with DevEUI.</w:t>
      </w:r>
    </w:p>
    <w:p w14:paraId="0E61787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5.10 Troubleshooting Setup Issues</w:t>
      </w:r>
    </w:p>
    <w:p w14:paraId="4C57AD92" w14:textId="77777777" w:rsidR="00BD5735" w:rsidRPr="00BD5735" w:rsidRDefault="00BD5735" w:rsidP="00BD5735">
      <w:pPr>
        <w:numPr>
          <w:ilvl w:val="0"/>
          <w:numId w:val="104"/>
        </w:numPr>
      </w:pPr>
      <w:r w:rsidRPr="00BD5735">
        <w:t>Common issues: MQTT connection failures, gateway misconfiguration (book, p. 120).</w:t>
      </w:r>
    </w:p>
    <w:p w14:paraId="5AAA9E4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 User Guide</w:t>
      </w:r>
    </w:p>
    <w:p w14:paraId="5E877E6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6.1 System Overview for Users</w:t>
      </w:r>
    </w:p>
    <w:p w14:paraId="0F0A4457" w14:textId="77777777" w:rsidR="00BD5735" w:rsidRPr="00BD5735" w:rsidRDefault="00BD5735" w:rsidP="00BD5735">
      <w:pPr>
        <w:numPr>
          <w:ilvl w:val="0"/>
          <w:numId w:val="105"/>
        </w:numPr>
      </w:pPr>
      <w:r w:rsidRPr="00BD5735">
        <w:t>Overview of LoRaWAN workflow and dashboard functionality.</w:t>
      </w:r>
    </w:p>
    <w:p w14:paraId="17EC732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6.2 User Roles &amp; Access Permissions</w:t>
      </w:r>
    </w:p>
    <w:p w14:paraId="650B80AD" w14:textId="77777777" w:rsidR="00BD5735" w:rsidRPr="00BD5735" w:rsidRDefault="00BD5735" w:rsidP="00BD5735">
      <w:pPr>
        <w:numPr>
          <w:ilvl w:val="0"/>
          <w:numId w:val="106"/>
        </w:numPr>
      </w:pPr>
      <w:r w:rsidRPr="00BD5735">
        <w:t>Admin: Manage devices, gateways, and dashboards.</w:t>
      </w:r>
    </w:p>
    <w:p w14:paraId="05546C4E" w14:textId="77777777" w:rsidR="00BD5735" w:rsidRPr="00BD5735" w:rsidRDefault="00BD5735" w:rsidP="00BD5735">
      <w:pPr>
        <w:numPr>
          <w:ilvl w:val="0"/>
          <w:numId w:val="106"/>
        </w:numPr>
      </w:pPr>
      <w:r w:rsidRPr="00BD5735">
        <w:t>User: View data, send commands.</w:t>
      </w:r>
    </w:p>
    <w:p w14:paraId="12CB9EB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6.3 Onboarding New Users</w:t>
      </w:r>
    </w:p>
    <w:p w14:paraId="2893A22D" w14:textId="77777777" w:rsidR="00BD5735" w:rsidRPr="00BD5735" w:rsidRDefault="00BD5735" w:rsidP="00BD5735">
      <w:pPr>
        <w:numPr>
          <w:ilvl w:val="0"/>
          <w:numId w:val="107"/>
        </w:numPr>
      </w:pPr>
      <w:r w:rsidRPr="00BD5735">
        <w:t>Create accounts in ChirpStack web UI (port 8080/TCP, book, p. 122).</w:t>
      </w:r>
    </w:p>
    <w:p w14:paraId="42C162D4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6.4 Feature-by-Feature Walkthrough</w:t>
      </w:r>
    </w:p>
    <w:p w14:paraId="0FF927A0" w14:textId="77777777" w:rsidR="00BD5735" w:rsidRPr="00BD5735" w:rsidRDefault="00BD5735" w:rsidP="00BD5735">
      <w:pPr>
        <w:numPr>
          <w:ilvl w:val="0"/>
          <w:numId w:val="108"/>
        </w:numPr>
      </w:pPr>
      <w:r w:rsidRPr="00BD5735">
        <w:t>Device management, data visualization, command scheduling.</w:t>
      </w:r>
    </w:p>
    <w:p w14:paraId="6471D8F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lastRenderedPageBreak/>
        <w:t>6.5 Creating/Editing Content or Data</w:t>
      </w:r>
    </w:p>
    <w:p w14:paraId="7E9DBCF8" w14:textId="77777777" w:rsidR="00BD5735" w:rsidRPr="00BD5735" w:rsidRDefault="00BD5735" w:rsidP="00BD5735">
      <w:pPr>
        <w:numPr>
          <w:ilvl w:val="0"/>
          <w:numId w:val="109"/>
        </w:numPr>
      </w:pPr>
      <w:r w:rsidRPr="00BD5735">
        <w:t>Add devices (DevEUI, JoinEUI), configure ADR, schedule FUOTA.</w:t>
      </w:r>
    </w:p>
    <w:p w14:paraId="0467613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6.6 Reporting &amp; Exporting</w:t>
      </w:r>
    </w:p>
    <w:p w14:paraId="0D0A57C6" w14:textId="77777777" w:rsidR="00BD5735" w:rsidRPr="00BD5735" w:rsidRDefault="00BD5735" w:rsidP="00BD5735">
      <w:pPr>
        <w:numPr>
          <w:ilvl w:val="0"/>
          <w:numId w:val="110"/>
        </w:numPr>
      </w:pPr>
      <w:r w:rsidRPr="00BD5735">
        <w:t>Export sensor data as CSV/JSON via Grafana.</w:t>
      </w:r>
    </w:p>
    <w:p w14:paraId="60D60F02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6.7 Mobile / Responsive Usage</w:t>
      </w:r>
    </w:p>
    <w:p w14:paraId="0F0AB5E4" w14:textId="77777777" w:rsidR="00BD5735" w:rsidRPr="00BD5735" w:rsidRDefault="00BD5735" w:rsidP="00BD5735">
      <w:pPr>
        <w:numPr>
          <w:ilvl w:val="0"/>
          <w:numId w:val="111"/>
        </w:numPr>
      </w:pPr>
      <w:r w:rsidRPr="00BD5735">
        <w:t>Responsive Grafana dashboards for mobile access.</w:t>
      </w:r>
    </w:p>
    <w:p w14:paraId="28F0B077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6.8 Notifications &amp; Events</w:t>
      </w:r>
    </w:p>
    <w:p w14:paraId="34AE8765" w14:textId="77777777" w:rsidR="00BD5735" w:rsidRPr="00BD5735" w:rsidRDefault="00BD5735" w:rsidP="00BD5735">
      <w:pPr>
        <w:numPr>
          <w:ilvl w:val="0"/>
          <w:numId w:val="112"/>
        </w:numPr>
      </w:pPr>
      <w:r w:rsidRPr="00BD5735">
        <w:t>Alerts for low battery, signal loss (book, p. 99).</w:t>
      </w:r>
    </w:p>
    <w:p w14:paraId="268CF014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6.9 Keyboard Shortcuts or Hotkeys</w:t>
      </w:r>
    </w:p>
    <w:p w14:paraId="07E30690" w14:textId="77777777" w:rsidR="00BD5735" w:rsidRPr="00BD5735" w:rsidRDefault="00BD5735" w:rsidP="00BD5735">
      <w:pPr>
        <w:numPr>
          <w:ilvl w:val="0"/>
          <w:numId w:val="113"/>
        </w:numPr>
      </w:pPr>
      <w:r w:rsidRPr="00BD5735">
        <w:t>Grafana shortcuts for dashboard navigation.</w:t>
      </w:r>
    </w:p>
    <w:p w14:paraId="2B7F66E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 Developer Guide</w:t>
      </w:r>
    </w:p>
    <w:p w14:paraId="519A91C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7.1 Coding Standards &amp; Conventions</w:t>
      </w:r>
    </w:p>
    <w:p w14:paraId="31D7DA3C" w14:textId="77777777" w:rsidR="00BD5735" w:rsidRPr="00BD5735" w:rsidRDefault="00BD5735" w:rsidP="00BD5735">
      <w:pPr>
        <w:numPr>
          <w:ilvl w:val="0"/>
          <w:numId w:val="114"/>
        </w:numPr>
      </w:pPr>
      <w:r w:rsidRPr="00BD5735">
        <w:t>Follow LoRaWAN 1.1 spec, PEP8 for Python, SemVer for versioning.</w:t>
      </w:r>
    </w:p>
    <w:p w14:paraId="40DC0032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7.2 Folder &amp; File Naming Rules</w:t>
      </w:r>
    </w:p>
    <w:p w14:paraId="5300542E" w14:textId="77777777" w:rsidR="00BD5735" w:rsidRPr="00BD5735" w:rsidRDefault="00BD5735" w:rsidP="00BD5735">
      <w:pPr>
        <w:numPr>
          <w:ilvl w:val="0"/>
          <w:numId w:val="115"/>
        </w:numPr>
      </w:pPr>
      <w:r w:rsidRPr="00BD5735">
        <w:t>Consistent naming: device_firmware/, server_config/.</w:t>
      </w:r>
    </w:p>
    <w:p w14:paraId="4EAA56A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7.3 Adding a New Feature or Module</w:t>
      </w:r>
    </w:p>
    <w:p w14:paraId="77CA4A3B" w14:textId="77777777" w:rsidR="00BD5735" w:rsidRPr="00BD5735" w:rsidRDefault="00BD5735" w:rsidP="00BD5735">
      <w:pPr>
        <w:numPr>
          <w:ilvl w:val="0"/>
          <w:numId w:val="116"/>
        </w:numPr>
      </w:pPr>
      <w:r w:rsidRPr="00BD5735">
        <w:t>Extend ChirpStack with custom MQTT topics, new dashboard widgets.</w:t>
      </w:r>
    </w:p>
    <w:p w14:paraId="268EC14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7.4 Working with APIs</w:t>
      </w:r>
    </w:p>
    <w:p w14:paraId="4D99A6C5" w14:textId="77777777" w:rsidR="00BD5735" w:rsidRPr="00BD5735" w:rsidRDefault="00BD5735" w:rsidP="00BD5735">
      <w:pPr>
        <w:numPr>
          <w:ilvl w:val="0"/>
          <w:numId w:val="117"/>
        </w:numPr>
      </w:pPr>
      <w:r w:rsidRPr="00BD5735">
        <w:t>Use ChirpStack REST/gRPC APIs (e.g., /api/devices, book, p. 93).</w:t>
      </w:r>
    </w:p>
    <w:p w14:paraId="1A9FB593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7.5 Background Workers / Jobs</w:t>
      </w:r>
    </w:p>
    <w:p w14:paraId="7C05925A" w14:textId="77777777" w:rsidR="00BD5735" w:rsidRPr="00BD5735" w:rsidRDefault="00BD5735" w:rsidP="00BD5735">
      <w:pPr>
        <w:numPr>
          <w:ilvl w:val="0"/>
          <w:numId w:val="118"/>
        </w:numPr>
      </w:pPr>
      <w:r w:rsidRPr="00BD5735">
        <w:t>MQTT subscribers for uplink/downlink processing.</w:t>
      </w:r>
    </w:p>
    <w:p w14:paraId="7CCC919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7.6 Caching Strategy</w:t>
      </w:r>
    </w:p>
    <w:p w14:paraId="4EFB04E2" w14:textId="77777777" w:rsidR="00BD5735" w:rsidRPr="00BD5735" w:rsidRDefault="00BD5735" w:rsidP="00BD5735">
      <w:pPr>
        <w:numPr>
          <w:ilvl w:val="0"/>
          <w:numId w:val="119"/>
        </w:numPr>
      </w:pPr>
      <w:r w:rsidRPr="00BD5735">
        <w:t>Redis for dashboard caching, MQTT message queuing.</w:t>
      </w:r>
    </w:p>
    <w:p w14:paraId="0EF72BA5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7.7 Internationalization (i18n)</w:t>
      </w:r>
    </w:p>
    <w:p w14:paraId="3B520EBE" w14:textId="77777777" w:rsidR="00BD5735" w:rsidRPr="00BD5735" w:rsidRDefault="00BD5735" w:rsidP="00BD5735">
      <w:pPr>
        <w:numPr>
          <w:ilvl w:val="0"/>
          <w:numId w:val="120"/>
        </w:numPr>
      </w:pPr>
      <w:r w:rsidRPr="00BD5735">
        <w:t>Support multi-language dashboards (Grafana).</w:t>
      </w:r>
    </w:p>
    <w:p w14:paraId="560C528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7.8 Testing Strategy &amp; Commands</w:t>
      </w:r>
    </w:p>
    <w:p w14:paraId="31C71E7F" w14:textId="77777777" w:rsidR="00BD5735" w:rsidRPr="00BD5735" w:rsidRDefault="00BD5735" w:rsidP="00BD5735">
      <w:pPr>
        <w:numPr>
          <w:ilvl w:val="0"/>
          <w:numId w:val="121"/>
        </w:numPr>
      </w:pPr>
      <w:r w:rsidRPr="00BD5735">
        <w:t>Unit tests for firmware (Arduino), integration tests for ChirpStack.</w:t>
      </w:r>
    </w:p>
    <w:p w14:paraId="3EE9C7F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7.9 Debugging Tips</w:t>
      </w:r>
    </w:p>
    <w:p w14:paraId="29A9937E" w14:textId="77777777" w:rsidR="00BD5735" w:rsidRPr="00BD5735" w:rsidRDefault="00BD5735" w:rsidP="00BD5735">
      <w:pPr>
        <w:numPr>
          <w:ilvl w:val="0"/>
          <w:numId w:val="122"/>
        </w:numPr>
      </w:pPr>
      <w:r w:rsidRPr="00BD5735">
        <w:lastRenderedPageBreak/>
        <w:t>Check ChirpStack logs, MQTT message logs (book, p. 108).</w:t>
      </w:r>
    </w:p>
    <w:p w14:paraId="698C222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7.10 Pull Request / Code Review Process</w:t>
      </w:r>
    </w:p>
    <w:p w14:paraId="4007737C" w14:textId="77777777" w:rsidR="00BD5735" w:rsidRPr="00BD5735" w:rsidRDefault="00BD5735" w:rsidP="00BD5735">
      <w:pPr>
        <w:numPr>
          <w:ilvl w:val="0"/>
          <w:numId w:val="123"/>
        </w:numPr>
      </w:pPr>
      <w:r w:rsidRPr="00BD5735">
        <w:t>GitHub PRs with CI checks, code review by two developers.</w:t>
      </w:r>
    </w:p>
    <w:p w14:paraId="78E627C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 DevOps &amp; Deployment Guide</w:t>
      </w:r>
    </w:p>
    <w:p w14:paraId="3091AF74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8.1 Environment Setup</w:t>
      </w:r>
    </w:p>
    <w:p w14:paraId="6004AFCF" w14:textId="77777777" w:rsidR="00BD5735" w:rsidRPr="00BD5735" w:rsidRDefault="00BD5735" w:rsidP="00BD5735">
      <w:pPr>
        <w:numPr>
          <w:ilvl w:val="0"/>
          <w:numId w:val="124"/>
        </w:numPr>
      </w:pPr>
      <w:r w:rsidRPr="00BD5735">
        <w:t>Dev: Local Docker on Raspberry Pi.</w:t>
      </w:r>
    </w:p>
    <w:p w14:paraId="2ED97AA8" w14:textId="77777777" w:rsidR="00BD5735" w:rsidRPr="00BD5735" w:rsidRDefault="00BD5735" w:rsidP="00BD5735">
      <w:pPr>
        <w:numPr>
          <w:ilvl w:val="0"/>
          <w:numId w:val="124"/>
        </w:numPr>
      </w:pPr>
      <w:r w:rsidRPr="00BD5735">
        <w:t>Staging/Prod: Cloud (AWS/GCP) with Kubernetes.</w:t>
      </w:r>
    </w:p>
    <w:p w14:paraId="68434C6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8.2 Secrets Management</w:t>
      </w:r>
    </w:p>
    <w:p w14:paraId="78D80A26" w14:textId="77777777" w:rsidR="00BD5735" w:rsidRPr="00BD5735" w:rsidRDefault="00BD5735" w:rsidP="00BD5735">
      <w:pPr>
        <w:numPr>
          <w:ilvl w:val="0"/>
          <w:numId w:val="125"/>
        </w:numPr>
      </w:pPr>
      <w:r w:rsidRPr="00BD5735">
        <w:t>Use HashiCorp Vault for AppKey, MQTT credentials.</w:t>
      </w:r>
    </w:p>
    <w:p w14:paraId="130A4D1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8.3 Docker Configuration &amp; Services</w:t>
      </w:r>
    </w:p>
    <w:p w14:paraId="0D3D2E60" w14:textId="77777777" w:rsidR="00BD5735" w:rsidRPr="00BD5735" w:rsidRDefault="00BD5735" w:rsidP="00BD5735">
      <w:pPr>
        <w:numPr>
          <w:ilvl w:val="0"/>
          <w:numId w:val="126"/>
        </w:numPr>
      </w:pPr>
      <w:r w:rsidRPr="00BD5735">
        <w:t>docker-compose.yml for ChirpStack, Mosquitto, InfluxDB (book, p. 122).</w:t>
      </w:r>
    </w:p>
    <w:p w14:paraId="7F28CE5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8.4 Kubernetes / Orchestration</w:t>
      </w:r>
    </w:p>
    <w:p w14:paraId="5B8206E0" w14:textId="77777777" w:rsidR="00BD5735" w:rsidRPr="00BD5735" w:rsidRDefault="00BD5735" w:rsidP="00BD5735">
      <w:pPr>
        <w:numPr>
          <w:ilvl w:val="0"/>
          <w:numId w:val="127"/>
        </w:numPr>
      </w:pPr>
      <w:r w:rsidRPr="00BD5735">
        <w:t>Deploy ChirpStack with Helm charts for scalability.</w:t>
      </w:r>
    </w:p>
    <w:p w14:paraId="264E9CA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8.5 CI/CD Pipelines</w:t>
      </w:r>
    </w:p>
    <w:p w14:paraId="30DCDEB4" w14:textId="77777777" w:rsidR="00BD5735" w:rsidRPr="00BD5735" w:rsidRDefault="00BD5735" w:rsidP="00BD5735">
      <w:pPr>
        <w:numPr>
          <w:ilvl w:val="0"/>
          <w:numId w:val="128"/>
        </w:numPr>
      </w:pPr>
      <w:r w:rsidRPr="00BD5735">
        <w:t>GitHub Actions for build, test, deploy.</w:t>
      </w:r>
    </w:p>
    <w:p w14:paraId="24587B0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8.6 Deployment Steps &amp; Scripts</w:t>
      </w:r>
    </w:p>
    <w:p w14:paraId="71749B00" w14:textId="77777777" w:rsidR="00BD5735" w:rsidRPr="00BD5735" w:rsidRDefault="00BD5735" w:rsidP="00BD5735">
      <w:pPr>
        <w:numPr>
          <w:ilvl w:val="0"/>
          <w:numId w:val="129"/>
        </w:numPr>
      </w:pPr>
      <w:r w:rsidRPr="00BD5735">
        <w:t>docker-compose up, Kubernetes kubectl apply.</w:t>
      </w:r>
    </w:p>
    <w:p w14:paraId="216B3893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8.7 Rollback Strategy</w:t>
      </w:r>
    </w:p>
    <w:p w14:paraId="296636B2" w14:textId="77777777" w:rsidR="00BD5735" w:rsidRPr="00BD5735" w:rsidRDefault="00BD5735" w:rsidP="00BD5735">
      <w:pPr>
        <w:numPr>
          <w:ilvl w:val="0"/>
          <w:numId w:val="130"/>
        </w:numPr>
      </w:pPr>
      <w:r w:rsidRPr="00BD5735">
        <w:t>Rollback to previous Docker images on failure.</w:t>
      </w:r>
    </w:p>
    <w:p w14:paraId="514D1597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8.8 Monitoring &amp; Alerting Tools</w:t>
      </w:r>
    </w:p>
    <w:p w14:paraId="15423446" w14:textId="77777777" w:rsidR="00BD5735" w:rsidRPr="00BD5735" w:rsidRDefault="00BD5735" w:rsidP="00BD5735">
      <w:pPr>
        <w:numPr>
          <w:ilvl w:val="0"/>
          <w:numId w:val="131"/>
        </w:numPr>
      </w:pPr>
      <w:r w:rsidRPr="00BD5735">
        <w:t>Grafana for metrics, Prometheus for alerts (book, p. 130).</w:t>
      </w:r>
    </w:p>
    <w:p w14:paraId="27DC22E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8.9 Logging &amp; Observability</w:t>
      </w:r>
    </w:p>
    <w:p w14:paraId="433461C5" w14:textId="77777777" w:rsidR="00BD5735" w:rsidRPr="00BD5735" w:rsidRDefault="00BD5735" w:rsidP="00BD5735">
      <w:pPr>
        <w:numPr>
          <w:ilvl w:val="0"/>
          <w:numId w:val="132"/>
        </w:numPr>
      </w:pPr>
      <w:r w:rsidRPr="00BD5735">
        <w:t>ChirpStack logs, MQTT message logs, InfluxDB metrics.</w:t>
      </w:r>
    </w:p>
    <w:p w14:paraId="4B979895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8.10 Backups &amp; Disaster Recovery</w:t>
      </w:r>
    </w:p>
    <w:p w14:paraId="11C57A0D" w14:textId="77777777" w:rsidR="00BD5735" w:rsidRPr="00BD5735" w:rsidRDefault="00BD5735" w:rsidP="00BD5735">
      <w:pPr>
        <w:numPr>
          <w:ilvl w:val="0"/>
          <w:numId w:val="133"/>
        </w:numPr>
      </w:pPr>
      <w:r w:rsidRPr="00BD5735">
        <w:t>Daily database backups, gateway failover (book, p. 124).</w:t>
      </w:r>
    </w:p>
    <w:p w14:paraId="5FE80A1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 Testing &amp; Quality Assurance</w:t>
      </w:r>
    </w:p>
    <w:p w14:paraId="63D88F4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9.1 Types of Tests</w:t>
      </w:r>
    </w:p>
    <w:p w14:paraId="05FDEFCA" w14:textId="77777777" w:rsidR="00BD5735" w:rsidRPr="00BD5735" w:rsidRDefault="00BD5735" w:rsidP="00BD5735">
      <w:pPr>
        <w:numPr>
          <w:ilvl w:val="0"/>
          <w:numId w:val="134"/>
        </w:numPr>
      </w:pPr>
      <w:r w:rsidRPr="00BD5735">
        <w:t>Unit: Firmware functions (LoRaMac-node).</w:t>
      </w:r>
    </w:p>
    <w:p w14:paraId="79E4CD0E" w14:textId="77777777" w:rsidR="00BD5735" w:rsidRPr="00BD5735" w:rsidRDefault="00BD5735" w:rsidP="00BD5735">
      <w:pPr>
        <w:numPr>
          <w:ilvl w:val="0"/>
          <w:numId w:val="134"/>
        </w:numPr>
      </w:pPr>
      <w:r w:rsidRPr="00BD5735">
        <w:lastRenderedPageBreak/>
        <w:t>Integration: Gateway-to-LNS communication.</w:t>
      </w:r>
    </w:p>
    <w:p w14:paraId="599B8686" w14:textId="77777777" w:rsidR="00BD5735" w:rsidRPr="00BD5735" w:rsidRDefault="00BD5735" w:rsidP="00BD5735">
      <w:pPr>
        <w:numPr>
          <w:ilvl w:val="0"/>
          <w:numId w:val="134"/>
        </w:numPr>
      </w:pPr>
      <w:r w:rsidRPr="00BD5735">
        <w:t>E2E: Device-to-dashboard data flow.</w:t>
      </w:r>
    </w:p>
    <w:p w14:paraId="3E84A702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9.2 Tools Used</w:t>
      </w:r>
    </w:p>
    <w:p w14:paraId="0207D9E3" w14:textId="77777777" w:rsidR="00BD5735" w:rsidRPr="00BD5735" w:rsidRDefault="00BD5735" w:rsidP="00BD5735">
      <w:pPr>
        <w:numPr>
          <w:ilvl w:val="0"/>
          <w:numId w:val="135"/>
        </w:numPr>
      </w:pPr>
      <w:r w:rsidRPr="00BD5735">
        <w:t>PyTest for ChirpStack, ArduinoUnit for firmware.</w:t>
      </w:r>
    </w:p>
    <w:p w14:paraId="023E8AF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9.3 Writing Test Cases</w:t>
      </w:r>
    </w:p>
    <w:p w14:paraId="34670E97" w14:textId="77777777" w:rsidR="00BD5735" w:rsidRPr="00BD5735" w:rsidRDefault="00BD5735" w:rsidP="00BD5735">
      <w:pPr>
        <w:numPr>
          <w:ilvl w:val="0"/>
          <w:numId w:val="136"/>
        </w:numPr>
      </w:pPr>
      <w:r w:rsidRPr="00BD5735">
        <w:t>Test OTAA Join, MIC validation, FUOTA delivery.</w:t>
      </w:r>
    </w:p>
    <w:p w14:paraId="70A778E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9.4 Running Test Suites</w:t>
      </w:r>
    </w:p>
    <w:p w14:paraId="63D76953" w14:textId="77777777" w:rsidR="00BD5735" w:rsidRPr="00BD5735" w:rsidRDefault="00BD5735" w:rsidP="00BD5735">
      <w:pPr>
        <w:numPr>
          <w:ilvl w:val="0"/>
          <w:numId w:val="137"/>
        </w:numPr>
      </w:pPr>
      <w:r w:rsidRPr="00BD5735">
        <w:t>pytest chirpstack_tests/, arduino verify.</w:t>
      </w:r>
    </w:p>
    <w:p w14:paraId="59F082C5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9.5 Test Coverage &amp; Metrics</w:t>
      </w:r>
    </w:p>
    <w:p w14:paraId="7AD5B5CD" w14:textId="77777777" w:rsidR="00BD5735" w:rsidRPr="00BD5735" w:rsidRDefault="00BD5735" w:rsidP="00BD5735">
      <w:pPr>
        <w:numPr>
          <w:ilvl w:val="0"/>
          <w:numId w:val="138"/>
        </w:numPr>
      </w:pPr>
      <w:r w:rsidRPr="00BD5735">
        <w:t>Aim for 80%+ coverage for critical components.</w:t>
      </w:r>
    </w:p>
    <w:p w14:paraId="73AC6B70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9.6 QA Checklist</w:t>
      </w:r>
    </w:p>
    <w:p w14:paraId="38A28C2B" w14:textId="77777777" w:rsidR="00BD5735" w:rsidRPr="00BD5735" w:rsidRDefault="00BD5735" w:rsidP="00BD5735">
      <w:pPr>
        <w:numPr>
          <w:ilvl w:val="0"/>
          <w:numId w:val="139"/>
        </w:numPr>
      </w:pPr>
      <w:r w:rsidRPr="00BD5735">
        <w:t>Verify ADR, multi-gateway deduplication, security.</w:t>
      </w:r>
    </w:p>
    <w:p w14:paraId="4EE8176D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9.7 Manual Testing Scenarios</w:t>
      </w:r>
    </w:p>
    <w:p w14:paraId="38D78737" w14:textId="77777777" w:rsidR="00BD5735" w:rsidRPr="00BD5735" w:rsidRDefault="00BD5735" w:rsidP="00BD5735">
      <w:pPr>
        <w:numPr>
          <w:ilvl w:val="0"/>
          <w:numId w:val="140"/>
        </w:numPr>
      </w:pPr>
      <w:r w:rsidRPr="00BD5735">
        <w:t>Test device onboarding, dashboard responsiveness.</w:t>
      </w:r>
    </w:p>
    <w:p w14:paraId="3F6B21E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9.8 Regression Test Strategy</w:t>
      </w:r>
    </w:p>
    <w:p w14:paraId="0C012584" w14:textId="77777777" w:rsidR="00BD5735" w:rsidRPr="00BD5735" w:rsidRDefault="00BD5735" w:rsidP="00BD5735">
      <w:pPr>
        <w:numPr>
          <w:ilvl w:val="0"/>
          <w:numId w:val="141"/>
        </w:numPr>
      </w:pPr>
      <w:r w:rsidRPr="00BD5735">
        <w:t>Re-test OTAA, FUOTA after updates.</w:t>
      </w:r>
    </w:p>
    <w:p w14:paraId="2308F712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9.9 Load/Stress Testing Setup</w:t>
      </w:r>
    </w:p>
    <w:p w14:paraId="29FB3745" w14:textId="77777777" w:rsidR="00BD5735" w:rsidRPr="00BD5735" w:rsidRDefault="00BD5735" w:rsidP="00BD5735">
      <w:pPr>
        <w:numPr>
          <w:ilvl w:val="0"/>
          <w:numId w:val="142"/>
        </w:numPr>
      </w:pPr>
      <w:r w:rsidRPr="00BD5735">
        <w:t>Simulate 10,000 devices with MQTT load testing.</w:t>
      </w:r>
    </w:p>
    <w:p w14:paraId="258421B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 Security</w:t>
      </w:r>
    </w:p>
    <w:p w14:paraId="590E468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10.1 Authentication &amp; Authorization</w:t>
      </w:r>
    </w:p>
    <w:p w14:paraId="13B50CE7" w14:textId="77777777" w:rsidR="00BD5735" w:rsidRPr="00BD5735" w:rsidRDefault="00BD5735" w:rsidP="00BD5735">
      <w:pPr>
        <w:numPr>
          <w:ilvl w:val="0"/>
          <w:numId w:val="143"/>
        </w:numPr>
      </w:pPr>
      <w:r w:rsidRPr="00BD5735">
        <w:t>ChirpStack JWT for API access, MQTT authentication.</w:t>
      </w:r>
    </w:p>
    <w:p w14:paraId="23BCBB8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10.2 Rate Limiting &amp; Throttling</w:t>
      </w:r>
    </w:p>
    <w:p w14:paraId="1A7414EC" w14:textId="77777777" w:rsidR="00BD5735" w:rsidRPr="00BD5735" w:rsidRDefault="00BD5735" w:rsidP="00BD5735">
      <w:pPr>
        <w:numPr>
          <w:ilvl w:val="0"/>
          <w:numId w:val="144"/>
        </w:numPr>
      </w:pPr>
      <w:r w:rsidRPr="00BD5735">
        <w:t>Limit API requests, MQTT message rates.</w:t>
      </w:r>
    </w:p>
    <w:p w14:paraId="72536F82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10.3 Data Validation &amp; Sanitization</w:t>
      </w:r>
    </w:p>
    <w:p w14:paraId="05E9BCE6" w14:textId="77777777" w:rsidR="00BD5735" w:rsidRPr="00BD5735" w:rsidRDefault="00BD5735" w:rsidP="00BD5735">
      <w:pPr>
        <w:numPr>
          <w:ilvl w:val="0"/>
          <w:numId w:val="145"/>
        </w:numPr>
      </w:pPr>
      <w:r w:rsidRPr="00BD5735">
        <w:t>Validate payloads, reject malformed packets.</w:t>
      </w:r>
    </w:p>
    <w:p w14:paraId="730081F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10.4 Secure APIs</w:t>
      </w:r>
    </w:p>
    <w:p w14:paraId="7586ECB2" w14:textId="77777777" w:rsidR="00BD5735" w:rsidRPr="00BD5735" w:rsidRDefault="00BD5735" w:rsidP="00BD5735">
      <w:pPr>
        <w:numPr>
          <w:ilvl w:val="0"/>
          <w:numId w:val="146"/>
        </w:numPr>
      </w:pPr>
      <w:r w:rsidRPr="00BD5735">
        <w:t>HTTPS for REST, TLS for MQTT (book, p. 104).</w:t>
      </w:r>
    </w:p>
    <w:p w14:paraId="54334E3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10.5 Session Management</w:t>
      </w:r>
    </w:p>
    <w:p w14:paraId="4F4B8C6F" w14:textId="77777777" w:rsidR="00BD5735" w:rsidRPr="00BD5735" w:rsidRDefault="00BD5735" w:rsidP="00BD5735">
      <w:pPr>
        <w:numPr>
          <w:ilvl w:val="0"/>
          <w:numId w:val="147"/>
        </w:numPr>
      </w:pPr>
      <w:r w:rsidRPr="00BD5735">
        <w:lastRenderedPageBreak/>
        <w:t>Session key rotation in LoRaWAN 1.1 (book, p. 55).</w:t>
      </w:r>
    </w:p>
    <w:p w14:paraId="205767F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10.6 GDPR/CCPA Compliance</w:t>
      </w:r>
    </w:p>
    <w:p w14:paraId="543C99A4" w14:textId="77777777" w:rsidR="00BD5735" w:rsidRPr="00BD5735" w:rsidRDefault="00BD5735" w:rsidP="00BD5735">
      <w:pPr>
        <w:numPr>
          <w:ilvl w:val="0"/>
          <w:numId w:val="148"/>
        </w:numPr>
      </w:pPr>
      <w:r w:rsidRPr="00BD5735">
        <w:t>Anonymize sensor data, user consent for dashboards.</w:t>
      </w:r>
    </w:p>
    <w:p w14:paraId="33DF0EC8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10.7 Threat Models &amp; Mitigations</w:t>
      </w:r>
    </w:p>
    <w:p w14:paraId="0F46DF35" w14:textId="77777777" w:rsidR="00BD5735" w:rsidRPr="00BD5735" w:rsidRDefault="00BD5735" w:rsidP="00BD5735">
      <w:pPr>
        <w:numPr>
          <w:ilvl w:val="0"/>
          <w:numId w:val="149"/>
        </w:numPr>
      </w:pPr>
      <w:r w:rsidRPr="00BD5735">
        <w:t>Mitigate replay attacks (FCnt), key theft (secure element, book, p. 41).</w:t>
      </w:r>
    </w:p>
    <w:p w14:paraId="2CEDB1D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10.8 Penetration Testing Process</w:t>
      </w:r>
    </w:p>
    <w:p w14:paraId="35CC9126" w14:textId="77777777" w:rsidR="00BD5735" w:rsidRPr="00BD5735" w:rsidRDefault="00BD5735" w:rsidP="00BD5735">
      <w:pPr>
        <w:numPr>
          <w:ilvl w:val="0"/>
          <w:numId w:val="150"/>
        </w:numPr>
      </w:pPr>
      <w:r w:rsidRPr="00BD5735">
        <w:t>Regular pen-tests for ChirpStack APIs, MQTT broker.</w:t>
      </w:r>
    </w:p>
    <w:p w14:paraId="03E924F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11. Performance &amp; Optimization</w:t>
      </w:r>
    </w:p>
    <w:p w14:paraId="223AE5A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11.1 Performance Benchmarks</w:t>
      </w:r>
    </w:p>
    <w:p w14:paraId="48880E2E" w14:textId="77777777" w:rsidR="00BD5735" w:rsidRPr="00BD5735" w:rsidRDefault="00BD5735" w:rsidP="00BD5735">
      <w:pPr>
        <w:numPr>
          <w:ilvl w:val="0"/>
          <w:numId w:val="151"/>
        </w:numPr>
      </w:pPr>
      <w:r w:rsidRPr="00BD5735">
        <w:t>Gateway: Handle 1,000 packets/min.</w:t>
      </w:r>
    </w:p>
    <w:p w14:paraId="2694D97F" w14:textId="77777777" w:rsidR="00BD5735" w:rsidRPr="00BD5735" w:rsidRDefault="00BD5735" w:rsidP="00BD5735">
      <w:pPr>
        <w:numPr>
          <w:ilvl w:val="0"/>
          <w:numId w:val="151"/>
        </w:numPr>
      </w:pPr>
      <w:r w:rsidRPr="00BD5735">
        <w:t>LNS: Process 10,000 devices.</w:t>
      </w:r>
    </w:p>
    <w:p w14:paraId="3768AE5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11.2 Caching</w:t>
      </w:r>
    </w:p>
    <w:p w14:paraId="45F5D55D" w14:textId="77777777" w:rsidR="00BD5735" w:rsidRPr="00BD5735" w:rsidRDefault="00BD5735" w:rsidP="00BD5735">
      <w:pPr>
        <w:numPr>
          <w:ilvl w:val="0"/>
          <w:numId w:val="152"/>
        </w:numPr>
      </w:pPr>
      <w:r w:rsidRPr="00BD5735">
        <w:t>Redis for dashboard queries, MQTT queuing.</w:t>
      </w:r>
    </w:p>
    <w:p w14:paraId="030737B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11.3 Lazy Loading / Code Splitting</w:t>
      </w:r>
    </w:p>
    <w:p w14:paraId="46F2172A" w14:textId="77777777" w:rsidR="00BD5735" w:rsidRPr="00BD5735" w:rsidRDefault="00BD5735" w:rsidP="00BD5735">
      <w:pPr>
        <w:numPr>
          <w:ilvl w:val="0"/>
          <w:numId w:val="153"/>
        </w:numPr>
      </w:pPr>
      <w:r w:rsidRPr="00BD5735">
        <w:t>Optimize Grafana dashboard loading.</w:t>
      </w:r>
    </w:p>
    <w:p w14:paraId="506F875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11.4 SQL Optimization Tips</w:t>
      </w:r>
    </w:p>
    <w:p w14:paraId="61A8FB36" w14:textId="77777777" w:rsidR="00BD5735" w:rsidRPr="00BD5735" w:rsidRDefault="00BD5735" w:rsidP="00BD5735">
      <w:pPr>
        <w:numPr>
          <w:ilvl w:val="0"/>
          <w:numId w:val="154"/>
        </w:numPr>
      </w:pPr>
      <w:r w:rsidRPr="00BD5735">
        <w:t>Index InfluxDB time-series data.</w:t>
      </w:r>
    </w:p>
    <w:p w14:paraId="2ABA2D32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11.5 Known Bottlenecks</w:t>
      </w:r>
    </w:p>
    <w:p w14:paraId="4364A431" w14:textId="77777777" w:rsidR="00BD5735" w:rsidRPr="00BD5735" w:rsidRDefault="00BD5735" w:rsidP="00BD5735">
      <w:pPr>
        <w:numPr>
          <w:ilvl w:val="0"/>
          <w:numId w:val="155"/>
        </w:numPr>
      </w:pPr>
      <w:r w:rsidRPr="00BD5735">
        <w:t>High SF (e.g., SF12) increases airtime (book, p. 28).</w:t>
      </w:r>
    </w:p>
    <w:p w14:paraId="06FBBB27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11.6 Web Vitals / Lighthouse Metrics</w:t>
      </w:r>
    </w:p>
    <w:p w14:paraId="0247885C" w14:textId="77777777" w:rsidR="00BD5735" w:rsidRPr="00BD5735" w:rsidRDefault="00BD5735" w:rsidP="00BD5735">
      <w:pPr>
        <w:numPr>
          <w:ilvl w:val="0"/>
          <w:numId w:val="156"/>
        </w:numPr>
      </w:pPr>
      <w:r w:rsidRPr="00BD5735">
        <w:t>Optimize dashboard for &lt;2s load time.</w:t>
      </w:r>
    </w:p>
    <w:p w14:paraId="0D46E5F3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11.7 Performance Monitoring Tools</w:t>
      </w:r>
    </w:p>
    <w:p w14:paraId="73F05B6A" w14:textId="77777777" w:rsidR="00BD5735" w:rsidRPr="00BD5735" w:rsidRDefault="00BD5735" w:rsidP="00BD5735">
      <w:pPr>
        <w:numPr>
          <w:ilvl w:val="0"/>
          <w:numId w:val="157"/>
        </w:numPr>
      </w:pPr>
      <w:r w:rsidRPr="00BD5735">
        <w:t>Prometheus for server metrics, Grafana for visualization.</w:t>
      </w:r>
    </w:p>
    <w:p w14:paraId="66EFF4EC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12. Maintenance &amp; Support</w:t>
      </w:r>
    </w:p>
    <w:p w14:paraId="1E93E35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12.1 Maintenance Schedule</w:t>
      </w:r>
    </w:p>
    <w:p w14:paraId="2A865AA0" w14:textId="77777777" w:rsidR="00BD5735" w:rsidRPr="00BD5735" w:rsidRDefault="00BD5735" w:rsidP="00BD5735">
      <w:pPr>
        <w:numPr>
          <w:ilvl w:val="0"/>
          <w:numId w:val="158"/>
        </w:numPr>
      </w:pPr>
      <w:r w:rsidRPr="00BD5735">
        <w:t>Weekly ChirpStack updates, monthly firmware checks.</w:t>
      </w:r>
    </w:p>
    <w:p w14:paraId="7F4F7EE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12.2 How to Report Bugs</w:t>
      </w:r>
    </w:p>
    <w:p w14:paraId="27C4F290" w14:textId="77777777" w:rsidR="00BD5735" w:rsidRPr="00BD5735" w:rsidRDefault="00BD5735" w:rsidP="00BD5735">
      <w:pPr>
        <w:numPr>
          <w:ilvl w:val="0"/>
          <w:numId w:val="159"/>
        </w:numPr>
      </w:pPr>
      <w:r w:rsidRPr="00BD5735">
        <w:t>GitHub Issues for ChirpStack, firmware bugs.</w:t>
      </w:r>
    </w:p>
    <w:p w14:paraId="499A3516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lastRenderedPageBreak/>
        <w:t>12.3 Support Contact / Helpdesk</w:t>
      </w:r>
    </w:p>
    <w:p w14:paraId="3BF35E5D" w14:textId="77777777" w:rsidR="00BD5735" w:rsidRPr="00BD5735" w:rsidRDefault="00BD5735" w:rsidP="00BD5735">
      <w:pPr>
        <w:numPr>
          <w:ilvl w:val="0"/>
          <w:numId w:val="160"/>
        </w:numPr>
      </w:pPr>
      <w:r w:rsidRPr="00BD5735">
        <w:t>Internal Slack, email for end-users.</w:t>
      </w:r>
    </w:p>
    <w:p w14:paraId="0277F9A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12.4 Dependency Upgrade Process</w:t>
      </w:r>
    </w:p>
    <w:p w14:paraId="4FB1CD77" w14:textId="77777777" w:rsidR="00BD5735" w:rsidRPr="00BD5735" w:rsidRDefault="00BD5735" w:rsidP="00BD5735">
      <w:pPr>
        <w:numPr>
          <w:ilvl w:val="0"/>
          <w:numId w:val="161"/>
        </w:numPr>
      </w:pPr>
      <w:r w:rsidRPr="00BD5735">
        <w:t>Update Docker images, LoRaMac-node versions.</w:t>
      </w:r>
    </w:p>
    <w:p w14:paraId="73243ED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12.5 Onboarding New Developers</w:t>
      </w:r>
    </w:p>
    <w:p w14:paraId="508BFBE6" w14:textId="77777777" w:rsidR="00BD5735" w:rsidRPr="00BD5735" w:rsidRDefault="00BD5735" w:rsidP="00BD5735">
      <w:pPr>
        <w:numPr>
          <w:ilvl w:val="0"/>
          <w:numId w:val="162"/>
        </w:numPr>
      </w:pPr>
      <w:r w:rsidRPr="00BD5735">
        <w:t>Provide setup guide, sample device configs.</w:t>
      </w:r>
    </w:p>
    <w:p w14:paraId="254B8424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12.6 Offboarding Guide</w:t>
      </w:r>
    </w:p>
    <w:p w14:paraId="5D192DE5" w14:textId="77777777" w:rsidR="00BD5735" w:rsidRPr="00BD5735" w:rsidRDefault="00BD5735" w:rsidP="00BD5735">
      <w:pPr>
        <w:numPr>
          <w:ilvl w:val="0"/>
          <w:numId w:val="163"/>
        </w:numPr>
      </w:pPr>
      <w:r w:rsidRPr="00BD5735">
        <w:t>Revoke API tokens, MQTT credentials.</w:t>
      </w:r>
    </w:p>
    <w:p w14:paraId="2A029BB6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13. Changelog</w:t>
      </w:r>
    </w:p>
    <w:p w14:paraId="411C4FB6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13.1 Versioning Policy</w:t>
      </w:r>
    </w:p>
    <w:p w14:paraId="762AD49A" w14:textId="77777777" w:rsidR="00BD5735" w:rsidRPr="00BD5735" w:rsidRDefault="00BD5735" w:rsidP="00BD5735">
      <w:pPr>
        <w:numPr>
          <w:ilvl w:val="0"/>
          <w:numId w:val="164"/>
        </w:numPr>
      </w:pPr>
      <w:r w:rsidRPr="00BD5735">
        <w:t>SemVer (e.g., v1.0.0 for initial release).</w:t>
      </w:r>
    </w:p>
    <w:p w14:paraId="642B0FD4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13.2 Release Notes per Version</w:t>
      </w:r>
    </w:p>
    <w:p w14:paraId="630B29D4" w14:textId="77777777" w:rsidR="00BD5735" w:rsidRPr="00BD5735" w:rsidRDefault="00BD5735" w:rsidP="00BD5735">
      <w:pPr>
        <w:numPr>
          <w:ilvl w:val="0"/>
          <w:numId w:val="165"/>
        </w:numPr>
      </w:pPr>
      <w:r w:rsidRPr="00BD5735">
        <w:t>Document feature additions (e.g., FUOTA, ADR).</w:t>
      </w:r>
    </w:p>
    <w:p w14:paraId="3E50A6D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13.3 Major Feature Releases</w:t>
      </w:r>
    </w:p>
    <w:p w14:paraId="371D9DD6" w14:textId="77777777" w:rsidR="00BD5735" w:rsidRPr="00BD5735" w:rsidRDefault="00BD5735" w:rsidP="00BD5735">
      <w:pPr>
        <w:numPr>
          <w:ilvl w:val="0"/>
          <w:numId w:val="166"/>
        </w:numPr>
      </w:pPr>
      <w:r w:rsidRPr="00BD5735">
        <w:t>v1.0: Core LoRaWAN setup.</w:t>
      </w:r>
    </w:p>
    <w:p w14:paraId="063CEDC4" w14:textId="77777777" w:rsidR="00BD5735" w:rsidRPr="00BD5735" w:rsidRDefault="00BD5735" w:rsidP="00BD5735">
      <w:pPr>
        <w:numPr>
          <w:ilvl w:val="0"/>
          <w:numId w:val="166"/>
        </w:numPr>
      </w:pPr>
      <w:r w:rsidRPr="00BD5735">
        <w:t>v1.1: FUOTA, Join Server support.</w:t>
      </w:r>
    </w:p>
    <w:p w14:paraId="6A7A359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13.4 Deprecation Notices</w:t>
      </w:r>
    </w:p>
    <w:p w14:paraId="6D65F2CF" w14:textId="77777777" w:rsidR="00BD5735" w:rsidRPr="00BD5735" w:rsidRDefault="00BD5735" w:rsidP="00BD5735">
      <w:pPr>
        <w:numPr>
          <w:ilvl w:val="0"/>
          <w:numId w:val="167"/>
        </w:numPr>
      </w:pPr>
      <w:r w:rsidRPr="00BD5735">
        <w:t>Notify for deprecated APIs, firmware versions.</w:t>
      </w:r>
    </w:p>
    <w:p w14:paraId="7B20E80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14. FAQ / Troubleshooting</w:t>
      </w:r>
    </w:p>
    <w:p w14:paraId="387360D7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14.1 Common Errors</w:t>
      </w:r>
    </w:p>
    <w:p w14:paraId="3D56E668" w14:textId="77777777" w:rsidR="00BD5735" w:rsidRPr="00BD5735" w:rsidRDefault="00BD5735" w:rsidP="00BD5735">
      <w:pPr>
        <w:numPr>
          <w:ilvl w:val="0"/>
          <w:numId w:val="168"/>
        </w:numPr>
      </w:pPr>
      <w:r w:rsidRPr="00BD5735">
        <w:t>OTAA Join failures, MQTT connection issues (book, p. 120).</w:t>
      </w:r>
    </w:p>
    <w:p w14:paraId="49D1F680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14.2 How to Debug Issues</w:t>
      </w:r>
    </w:p>
    <w:p w14:paraId="16EA7AB9" w14:textId="77777777" w:rsidR="00BD5735" w:rsidRPr="00BD5735" w:rsidRDefault="00BD5735" w:rsidP="00BD5735">
      <w:pPr>
        <w:numPr>
          <w:ilvl w:val="0"/>
          <w:numId w:val="169"/>
        </w:numPr>
      </w:pPr>
      <w:r w:rsidRPr="00BD5735">
        <w:t>Check ChirpStack logs, gateway SNR/RSSI.</w:t>
      </w:r>
    </w:p>
    <w:p w14:paraId="3C72C61A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14.3 Build or Install Problems</w:t>
      </w:r>
    </w:p>
    <w:p w14:paraId="1A26A472" w14:textId="77777777" w:rsidR="00BD5735" w:rsidRPr="00BD5735" w:rsidRDefault="00BD5735" w:rsidP="00BD5735">
      <w:pPr>
        <w:numPr>
          <w:ilvl w:val="0"/>
          <w:numId w:val="170"/>
        </w:numPr>
      </w:pPr>
      <w:r w:rsidRPr="00BD5735">
        <w:t>Fix Docker port conflicts, gateway misconfiguration.</w:t>
      </w:r>
    </w:p>
    <w:p w14:paraId="577F6A73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14.4 Feature Misuse or Limitations</w:t>
      </w:r>
    </w:p>
    <w:p w14:paraId="4E23B117" w14:textId="77777777" w:rsidR="00BD5735" w:rsidRPr="00BD5735" w:rsidRDefault="00BD5735" w:rsidP="00BD5735">
      <w:pPr>
        <w:numPr>
          <w:ilvl w:val="0"/>
          <w:numId w:val="171"/>
        </w:numPr>
      </w:pPr>
      <w:r w:rsidRPr="00BD5735">
        <w:t>SF12 high airtime, Class C high power (book, p. 35).</w:t>
      </w:r>
    </w:p>
    <w:p w14:paraId="4A4DAE19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14.5 Performance Issues</w:t>
      </w:r>
    </w:p>
    <w:p w14:paraId="211CE0C2" w14:textId="77777777" w:rsidR="00BD5735" w:rsidRPr="00BD5735" w:rsidRDefault="00BD5735" w:rsidP="00BD5735">
      <w:pPr>
        <w:numPr>
          <w:ilvl w:val="0"/>
          <w:numId w:val="172"/>
        </w:numPr>
      </w:pPr>
      <w:r w:rsidRPr="00BD5735">
        <w:lastRenderedPageBreak/>
        <w:t>Optimize ADR, reduce duty cycle usage.</w:t>
      </w:r>
    </w:p>
    <w:p w14:paraId="6BE726A0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14.6 Security Misconfiguration Fixes</w:t>
      </w:r>
    </w:p>
    <w:p w14:paraId="1DC1B227" w14:textId="77777777" w:rsidR="00BD5735" w:rsidRPr="00BD5735" w:rsidRDefault="00BD5735" w:rsidP="00BD5735">
      <w:pPr>
        <w:numPr>
          <w:ilvl w:val="0"/>
          <w:numId w:val="173"/>
        </w:numPr>
      </w:pPr>
      <w:r w:rsidRPr="00BD5735">
        <w:t>Ensure TLS for MQTT, secure element for keys.</w:t>
      </w:r>
    </w:p>
    <w:p w14:paraId="2ADC368B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15. Appendix</w:t>
      </w:r>
    </w:p>
    <w:p w14:paraId="5D254B0F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15.1 Glossary</w:t>
      </w:r>
    </w:p>
    <w:p w14:paraId="7ABD731C" w14:textId="77777777" w:rsidR="00BD5735" w:rsidRPr="00BD5735" w:rsidRDefault="00BD5735" w:rsidP="00BD5735">
      <w:pPr>
        <w:numPr>
          <w:ilvl w:val="0"/>
          <w:numId w:val="174"/>
        </w:numPr>
      </w:pPr>
      <w:r w:rsidRPr="00BD5735">
        <w:t>LoRa, LoRaWAN, CSS, SF, DevEUI, AppSKey, NwkSKey, FUOTA.</w:t>
      </w:r>
    </w:p>
    <w:p w14:paraId="50F5F24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15.2 References</w:t>
      </w:r>
    </w:p>
    <w:p w14:paraId="065B95D6" w14:textId="77777777" w:rsidR="00BD5735" w:rsidRPr="00BD5735" w:rsidRDefault="00BD5735" w:rsidP="00BD5735">
      <w:pPr>
        <w:numPr>
          <w:ilvl w:val="0"/>
          <w:numId w:val="175"/>
        </w:numPr>
      </w:pPr>
      <w:r w:rsidRPr="00BD5735">
        <w:rPr>
          <w:i/>
          <w:iCs/>
        </w:rPr>
        <w:t>LoRa, LoRaWAN and Internet of Things</w:t>
      </w:r>
      <w:r w:rsidRPr="00BD5735">
        <w:t xml:space="preserve"> (Savoie Mont Blanc University).</w:t>
      </w:r>
    </w:p>
    <w:p w14:paraId="028FEDA4" w14:textId="77777777" w:rsidR="00BD5735" w:rsidRPr="00BD5735" w:rsidRDefault="00BD5735" w:rsidP="00BD5735">
      <w:pPr>
        <w:numPr>
          <w:ilvl w:val="0"/>
          <w:numId w:val="175"/>
        </w:numPr>
      </w:pPr>
      <w:r w:rsidRPr="00BD5735">
        <w:t xml:space="preserve">ChirpStack Docs: </w:t>
      </w:r>
      <w:hyperlink r:id="rId11" w:history="1">
        <w:r w:rsidRPr="00BD5735">
          <w:rPr>
            <w:rStyle w:val="Hyperlink"/>
          </w:rPr>
          <w:t>https://www.chirpstack.io/</w:t>
        </w:r>
      </w:hyperlink>
      <w:r w:rsidRPr="00BD5735">
        <w:t>.</w:t>
      </w:r>
    </w:p>
    <w:p w14:paraId="669C5736" w14:textId="77777777" w:rsidR="00BD5735" w:rsidRPr="00BD5735" w:rsidRDefault="00BD5735" w:rsidP="00BD5735">
      <w:pPr>
        <w:numPr>
          <w:ilvl w:val="0"/>
          <w:numId w:val="175"/>
        </w:numPr>
      </w:pPr>
      <w:r w:rsidRPr="00BD5735">
        <w:t xml:space="preserve">The Things Stack: </w:t>
      </w:r>
      <w:hyperlink r:id="rId12" w:history="1">
        <w:r w:rsidRPr="00BD5735">
          <w:rPr>
            <w:rStyle w:val="Hyperlink"/>
          </w:rPr>
          <w:t>https://github.com/TheThingsNetwork/lorawan-stack</w:t>
        </w:r>
      </w:hyperlink>
      <w:r w:rsidRPr="00BD5735">
        <w:t>.</w:t>
      </w:r>
    </w:p>
    <w:p w14:paraId="16CA9A06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15.3 License</w:t>
      </w:r>
    </w:p>
    <w:p w14:paraId="758395C5" w14:textId="77777777" w:rsidR="00BD5735" w:rsidRPr="00BD5735" w:rsidRDefault="00BD5735" w:rsidP="00BD5735">
      <w:pPr>
        <w:numPr>
          <w:ilvl w:val="0"/>
          <w:numId w:val="176"/>
        </w:numPr>
      </w:pPr>
      <w:r w:rsidRPr="00BD5735">
        <w:t>MIT for custom code, check ChirpStack/LoRaMac-node licenses.</w:t>
      </w:r>
    </w:p>
    <w:p w14:paraId="54158C3E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15.4 Change Approval Process</w:t>
      </w:r>
    </w:p>
    <w:p w14:paraId="59B21318" w14:textId="77777777" w:rsidR="00BD5735" w:rsidRPr="00BD5735" w:rsidRDefault="00BD5735" w:rsidP="00BD5735">
      <w:pPr>
        <w:numPr>
          <w:ilvl w:val="0"/>
          <w:numId w:val="177"/>
        </w:numPr>
      </w:pPr>
      <w:r w:rsidRPr="00BD5735">
        <w:t>Two approvals for PRs, stakeholder sign-off for major releases.</w:t>
      </w:r>
    </w:p>
    <w:p w14:paraId="1F936121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15.5 Code of Conduct</w:t>
      </w:r>
    </w:p>
    <w:p w14:paraId="7401E78E" w14:textId="77777777" w:rsidR="00BD5735" w:rsidRPr="00BD5735" w:rsidRDefault="00BD5735" w:rsidP="00BD5735">
      <w:pPr>
        <w:numPr>
          <w:ilvl w:val="0"/>
          <w:numId w:val="178"/>
        </w:numPr>
      </w:pPr>
      <w:r w:rsidRPr="00BD5735">
        <w:t>Respectful collaboration, no harassment.</w:t>
      </w:r>
    </w:p>
    <w:p w14:paraId="081D381D" w14:textId="77777777" w:rsidR="00BD5735" w:rsidRPr="00BD5735" w:rsidRDefault="00BD5735" w:rsidP="00BD5735">
      <w:pPr>
        <w:rPr>
          <w:b/>
          <w:bCs/>
        </w:rPr>
      </w:pPr>
      <w:r w:rsidRPr="00BD5735">
        <w:rPr>
          <w:b/>
          <w:bCs/>
        </w:rPr>
        <w:t>15.6 Contribution Guidelines</w:t>
      </w:r>
    </w:p>
    <w:p w14:paraId="63FE5805" w14:textId="77777777" w:rsidR="00BD5735" w:rsidRPr="00BD5735" w:rsidRDefault="00BD5735" w:rsidP="00BD5735">
      <w:pPr>
        <w:numPr>
          <w:ilvl w:val="0"/>
          <w:numId w:val="179"/>
        </w:numPr>
      </w:pPr>
      <w:r w:rsidRPr="00BD5735">
        <w:t>Fork repo, submit PRs with tests, follow coding standards.</w:t>
      </w:r>
    </w:p>
    <w:p w14:paraId="45B7DCFA" w14:textId="77777777" w:rsidR="00740D6B" w:rsidRDefault="00740D6B"/>
    <w:p w14:paraId="10B94C3A" w14:textId="77777777" w:rsidR="00740D6B" w:rsidRDefault="00740D6B"/>
    <w:p w14:paraId="447CA852" w14:textId="77777777" w:rsidR="00740D6B" w:rsidRDefault="00740D6B"/>
    <w:p w14:paraId="53DC571C" w14:textId="77777777" w:rsidR="00740D6B" w:rsidRDefault="00740D6B"/>
    <w:p w14:paraId="64DA746A" w14:textId="77777777" w:rsidR="00740D6B" w:rsidRDefault="00740D6B"/>
    <w:p w14:paraId="40868F5C" w14:textId="77777777" w:rsidR="00740D6B" w:rsidRDefault="00740D6B"/>
    <w:p w14:paraId="19D35E27" w14:textId="77777777" w:rsidR="00740D6B" w:rsidRDefault="00740D6B"/>
    <w:p w14:paraId="29517C6C" w14:textId="77777777" w:rsidR="00740D6B" w:rsidRDefault="00740D6B"/>
    <w:p w14:paraId="5EFFE806" w14:textId="77777777" w:rsidR="00740D6B" w:rsidRDefault="00740D6B"/>
    <w:p w14:paraId="1A53905E" w14:textId="77777777" w:rsidR="00740D6B" w:rsidRDefault="00740D6B"/>
    <w:p w14:paraId="39A4EC2E" w14:textId="77777777" w:rsidR="00740D6B" w:rsidRDefault="00740D6B"/>
    <w:p w14:paraId="750529E1" w14:textId="77777777" w:rsidR="00740D6B" w:rsidRDefault="00740D6B"/>
    <w:p w14:paraId="2FFC2E70" w14:textId="77777777" w:rsidR="00740D6B" w:rsidRDefault="00740D6B"/>
    <w:p w14:paraId="084BA031" w14:textId="77777777" w:rsidR="00740D6B" w:rsidRDefault="00740D6B"/>
    <w:p w14:paraId="24D54535" w14:textId="77777777" w:rsidR="00740D6B" w:rsidRDefault="00740D6B"/>
    <w:p w14:paraId="5E3083E9" w14:textId="77777777" w:rsidR="00740D6B" w:rsidRDefault="00740D6B"/>
    <w:p w14:paraId="18FA00B3" w14:textId="77777777" w:rsidR="00740D6B" w:rsidRDefault="00740D6B"/>
    <w:p w14:paraId="04595829" w14:textId="77777777" w:rsidR="00740D6B" w:rsidRDefault="00740D6B"/>
    <w:p w14:paraId="451BDE71" w14:textId="77777777" w:rsidR="00740D6B" w:rsidRDefault="00740D6B"/>
    <w:p w14:paraId="59A2E50D" w14:textId="77777777" w:rsidR="00740D6B" w:rsidRDefault="00740D6B"/>
    <w:p w14:paraId="1FB31B25" w14:textId="77777777" w:rsidR="00740D6B" w:rsidRDefault="00740D6B"/>
    <w:p w14:paraId="6A123C5A" w14:textId="77777777" w:rsidR="00740D6B" w:rsidRDefault="00740D6B"/>
    <w:p w14:paraId="6094E21C" w14:textId="77777777" w:rsidR="00740D6B" w:rsidRDefault="00740D6B"/>
    <w:p w14:paraId="592FEB72" w14:textId="77777777" w:rsidR="00740D6B" w:rsidRDefault="00740D6B"/>
    <w:p w14:paraId="24778F4D" w14:textId="77777777" w:rsidR="00740D6B" w:rsidRDefault="00740D6B"/>
    <w:p w14:paraId="2799CD57" w14:textId="77777777" w:rsidR="00740D6B" w:rsidRDefault="00740D6B"/>
    <w:p w14:paraId="627A9146" w14:textId="77777777" w:rsidR="00740D6B" w:rsidRDefault="00740D6B"/>
    <w:p w14:paraId="6A8D7CAA" w14:textId="77777777" w:rsidR="00740D6B" w:rsidRDefault="00740D6B"/>
    <w:p w14:paraId="4C03EB3C" w14:textId="77777777" w:rsidR="00740D6B" w:rsidRDefault="00740D6B"/>
    <w:p w14:paraId="17CD65AF" w14:textId="77777777" w:rsidR="00740D6B" w:rsidRDefault="00740D6B"/>
    <w:p w14:paraId="6FE556FE" w14:textId="77777777" w:rsidR="00740D6B" w:rsidRDefault="00740D6B"/>
    <w:p w14:paraId="65E27858" w14:textId="77777777" w:rsidR="00740D6B" w:rsidRDefault="00740D6B"/>
    <w:p w14:paraId="0AA170E6" w14:textId="77777777" w:rsidR="00740D6B" w:rsidRDefault="00740D6B"/>
    <w:p w14:paraId="16FD514F" w14:textId="77777777" w:rsidR="00740D6B" w:rsidRDefault="00740D6B"/>
    <w:p w14:paraId="1B2DA85D" w14:textId="77777777" w:rsidR="00740D6B" w:rsidRDefault="00740D6B"/>
    <w:p w14:paraId="4CFC2DD2" w14:textId="77777777" w:rsidR="00740D6B" w:rsidRDefault="00740D6B"/>
    <w:p w14:paraId="40BDE097" w14:textId="77777777" w:rsidR="00740D6B" w:rsidRDefault="00740D6B"/>
    <w:p w14:paraId="602869F4" w14:textId="77777777" w:rsidR="00740D6B" w:rsidRDefault="00740D6B"/>
    <w:p w14:paraId="7DCC1654" w14:textId="77777777" w:rsidR="00740D6B" w:rsidRDefault="00740D6B"/>
    <w:p w14:paraId="1816EC7E" w14:textId="77777777" w:rsidR="00740D6B" w:rsidRDefault="00740D6B"/>
    <w:p w14:paraId="1086EED0" w14:textId="77777777" w:rsidR="00740D6B" w:rsidRDefault="00740D6B"/>
    <w:p w14:paraId="27350D01" w14:textId="77777777" w:rsidR="00740D6B" w:rsidRDefault="00740D6B"/>
    <w:p w14:paraId="00A98D1D" w14:textId="77777777" w:rsidR="00740D6B" w:rsidRDefault="00740D6B"/>
    <w:p w14:paraId="5C7EBE6D" w14:textId="77777777" w:rsidR="00740D6B" w:rsidRDefault="00740D6B"/>
    <w:p w14:paraId="4044FD41" w14:textId="77777777" w:rsidR="00740D6B" w:rsidRDefault="00740D6B"/>
    <w:p w14:paraId="73DEDD40" w14:textId="77777777" w:rsidR="00740D6B" w:rsidRDefault="00740D6B"/>
    <w:p w14:paraId="31E77F11" w14:textId="77777777" w:rsidR="00740D6B" w:rsidRDefault="00740D6B"/>
    <w:p w14:paraId="0D7AFC3A" w14:textId="77777777" w:rsidR="00740D6B" w:rsidRDefault="00740D6B"/>
    <w:p w14:paraId="07EA338A" w14:textId="77777777" w:rsidR="00740D6B" w:rsidRDefault="00740D6B"/>
    <w:p w14:paraId="15D49E9D" w14:textId="77777777" w:rsidR="00740D6B" w:rsidRDefault="00740D6B"/>
    <w:p w14:paraId="598C4FF4" w14:textId="77777777" w:rsidR="00740D6B" w:rsidRDefault="00740D6B"/>
    <w:p w14:paraId="2C1A3D84" w14:textId="77777777" w:rsidR="00740D6B" w:rsidRDefault="00740D6B"/>
    <w:p w14:paraId="4E1BFB9C" w14:textId="77777777" w:rsidR="00740D6B" w:rsidRDefault="00740D6B"/>
    <w:p w14:paraId="1B827D5D" w14:textId="77777777" w:rsidR="00740D6B" w:rsidRDefault="00740D6B"/>
    <w:p w14:paraId="1E67CD56" w14:textId="77777777" w:rsidR="00740D6B" w:rsidRDefault="00740D6B"/>
    <w:p w14:paraId="37AA33D3" w14:textId="77777777" w:rsidR="00740D6B" w:rsidRDefault="00740D6B"/>
    <w:p w14:paraId="7994C227" w14:textId="77777777" w:rsidR="00740D6B" w:rsidRDefault="00740D6B"/>
    <w:p w14:paraId="45BEC49A" w14:textId="77777777" w:rsidR="00740D6B" w:rsidRDefault="00740D6B"/>
    <w:p w14:paraId="20F9182B" w14:textId="77777777" w:rsidR="00740D6B" w:rsidRDefault="00740D6B"/>
    <w:p w14:paraId="7EC58C19" w14:textId="77777777" w:rsidR="00740D6B" w:rsidRDefault="00740D6B"/>
    <w:p w14:paraId="4262ACD1" w14:textId="77777777" w:rsidR="00740D6B" w:rsidRDefault="00740D6B"/>
    <w:p w14:paraId="52B6F6C6" w14:textId="77777777" w:rsidR="00740D6B" w:rsidRDefault="00740D6B"/>
    <w:p w14:paraId="5A887840" w14:textId="77777777" w:rsidR="00740D6B" w:rsidRDefault="00740D6B"/>
    <w:p w14:paraId="28E8D8EB" w14:textId="77777777" w:rsidR="00740D6B" w:rsidRDefault="00740D6B"/>
    <w:p w14:paraId="4C82EC7A" w14:textId="77777777" w:rsidR="00740D6B" w:rsidRDefault="00740D6B"/>
    <w:p w14:paraId="663E7C7E" w14:textId="77777777" w:rsidR="00740D6B" w:rsidRDefault="00740D6B"/>
    <w:p w14:paraId="1A084CB1" w14:textId="77777777" w:rsidR="00740D6B" w:rsidRDefault="00740D6B"/>
    <w:p w14:paraId="0EBC8DC3" w14:textId="77777777" w:rsidR="00740D6B" w:rsidRDefault="00740D6B"/>
    <w:p w14:paraId="2D2E92B3" w14:textId="77777777" w:rsidR="00740D6B" w:rsidRDefault="00740D6B"/>
    <w:p w14:paraId="24C23C99" w14:textId="77777777" w:rsidR="00740D6B" w:rsidRDefault="00740D6B"/>
    <w:p w14:paraId="4CAFF0B3" w14:textId="77777777" w:rsidR="00740D6B" w:rsidRDefault="00740D6B"/>
    <w:p w14:paraId="08222EED" w14:textId="77777777" w:rsidR="00740D6B" w:rsidRDefault="00740D6B"/>
    <w:p w14:paraId="13E4FA5B" w14:textId="77777777" w:rsidR="00740D6B" w:rsidRDefault="00740D6B"/>
    <w:p w14:paraId="0D07AA7F" w14:textId="77777777" w:rsidR="00740D6B" w:rsidRDefault="00740D6B"/>
    <w:sectPr w:rsidR="00740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00E"/>
    <w:multiLevelType w:val="multilevel"/>
    <w:tmpl w:val="1CC6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4337"/>
    <w:multiLevelType w:val="multilevel"/>
    <w:tmpl w:val="D37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F583B"/>
    <w:multiLevelType w:val="multilevel"/>
    <w:tmpl w:val="2C8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540A9"/>
    <w:multiLevelType w:val="multilevel"/>
    <w:tmpl w:val="9AE4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A4722"/>
    <w:multiLevelType w:val="multilevel"/>
    <w:tmpl w:val="4C1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029D0"/>
    <w:multiLevelType w:val="multilevel"/>
    <w:tmpl w:val="BA8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0572D"/>
    <w:multiLevelType w:val="multilevel"/>
    <w:tmpl w:val="5A44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87FB0"/>
    <w:multiLevelType w:val="multilevel"/>
    <w:tmpl w:val="BD9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B4345"/>
    <w:multiLevelType w:val="multilevel"/>
    <w:tmpl w:val="E82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415B9"/>
    <w:multiLevelType w:val="multilevel"/>
    <w:tmpl w:val="299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9211A"/>
    <w:multiLevelType w:val="multilevel"/>
    <w:tmpl w:val="281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83E7B"/>
    <w:multiLevelType w:val="multilevel"/>
    <w:tmpl w:val="5ED2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22C58"/>
    <w:multiLevelType w:val="multilevel"/>
    <w:tmpl w:val="B4E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C30AE"/>
    <w:multiLevelType w:val="multilevel"/>
    <w:tmpl w:val="9C1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7383F"/>
    <w:multiLevelType w:val="multilevel"/>
    <w:tmpl w:val="30B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547F7"/>
    <w:multiLevelType w:val="multilevel"/>
    <w:tmpl w:val="2AC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05D65"/>
    <w:multiLevelType w:val="multilevel"/>
    <w:tmpl w:val="762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0A7510"/>
    <w:multiLevelType w:val="multilevel"/>
    <w:tmpl w:val="7FA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71C3E"/>
    <w:multiLevelType w:val="multilevel"/>
    <w:tmpl w:val="422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33A81"/>
    <w:multiLevelType w:val="multilevel"/>
    <w:tmpl w:val="533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B14E6"/>
    <w:multiLevelType w:val="multilevel"/>
    <w:tmpl w:val="EFF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16CD9"/>
    <w:multiLevelType w:val="multilevel"/>
    <w:tmpl w:val="1FC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B30A28"/>
    <w:multiLevelType w:val="multilevel"/>
    <w:tmpl w:val="B12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A1675"/>
    <w:multiLevelType w:val="multilevel"/>
    <w:tmpl w:val="73E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7B3D1F"/>
    <w:multiLevelType w:val="multilevel"/>
    <w:tmpl w:val="2D7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361DD"/>
    <w:multiLevelType w:val="multilevel"/>
    <w:tmpl w:val="739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64157"/>
    <w:multiLevelType w:val="multilevel"/>
    <w:tmpl w:val="BBB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51883"/>
    <w:multiLevelType w:val="multilevel"/>
    <w:tmpl w:val="0B2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6C3AA2"/>
    <w:multiLevelType w:val="multilevel"/>
    <w:tmpl w:val="51D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B04ECE"/>
    <w:multiLevelType w:val="multilevel"/>
    <w:tmpl w:val="1BB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E47075"/>
    <w:multiLevelType w:val="multilevel"/>
    <w:tmpl w:val="0EF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1A0B3D"/>
    <w:multiLevelType w:val="multilevel"/>
    <w:tmpl w:val="C9A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D3642B"/>
    <w:multiLevelType w:val="multilevel"/>
    <w:tmpl w:val="30D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8B62A2"/>
    <w:multiLevelType w:val="multilevel"/>
    <w:tmpl w:val="67A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4078E0"/>
    <w:multiLevelType w:val="multilevel"/>
    <w:tmpl w:val="0294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B4CE6"/>
    <w:multiLevelType w:val="multilevel"/>
    <w:tmpl w:val="A29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34618"/>
    <w:multiLevelType w:val="multilevel"/>
    <w:tmpl w:val="B3C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91139"/>
    <w:multiLevelType w:val="multilevel"/>
    <w:tmpl w:val="C83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9E4260"/>
    <w:multiLevelType w:val="multilevel"/>
    <w:tmpl w:val="409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91216"/>
    <w:multiLevelType w:val="multilevel"/>
    <w:tmpl w:val="348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BE5BC1"/>
    <w:multiLevelType w:val="multilevel"/>
    <w:tmpl w:val="8298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571DF"/>
    <w:multiLevelType w:val="multilevel"/>
    <w:tmpl w:val="981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A5690E"/>
    <w:multiLevelType w:val="multilevel"/>
    <w:tmpl w:val="111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F37537"/>
    <w:multiLevelType w:val="hybridMultilevel"/>
    <w:tmpl w:val="2F0ADA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1FE30CA7"/>
    <w:multiLevelType w:val="multilevel"/>
    <w:tmpl w:val="176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493882"/>
    <w:multiLevelType w:val="hybridMultilevel"/>
    <w:tmpl w:val="1A348E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2332D5C"/>
    <w:multiLevelType w:val="multilevel"/>
    <w:tmpl w:val="997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4F40D2"/>
    <w:multiLevelType w:val="multilevel"/>
    <w:tmpl w:val="D5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995774"/>
    <w:multiLevelType w:val="multilevel"/>
    <w:tmpl w:val="7A7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B21725"/>
    <w:multiLevelType w:val="multilevel"/>
    <w:tmpl w:val="4BA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494032"/>
    <w:multiLevelType w:val="multilevel"/>
    <w:tmpl w:val="1CF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EC1EBD"/>
    <w:multiLevelType w:val="multilevel"/>
    <w:tmpl w:val="FF2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FB5AAD"/>
    <w:multiLevelType w:val="multilevel"/>
    <w:tmpl w:val="BF6E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23792F"/>
    <w:multiLevelType w:val="multilevel"/>
    <w:tmpl w:val="C5C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C80A2A"/>
    <w:multiLevelType w:val="multilevel"/>
    <w:tmpl w:val="543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A530CD"/>
    <w:multiLevelType w:val="hybridMultilevel"/>
    <w:tmpl w:val="D200F5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B725F08"/>
    <w:multiLevelType w:val="multilevel"/>
    <w:tmpl w:val="175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66F5E"/>
    <w:multiLevelType w:val="multilevel"/>
    <w:tmpl w:val="568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7F3BE9"/>
    <w:multiLevelType w:val="multilevel"/>
    <w:tmpl w:val="1E3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D512C9"/>
    <w:multiLevelType w:val="multilevel"/>
    <w:tmpl w:val="CC9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2F76DB"/>
    <w:multiLevelType w:val="multilevel"/>
    <w:tmpl w:val="FE00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3026E4"/>
    <w:multiLevelType w:val="multilevel"/>
    <w:tmpl w:val="747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4B0639"/>
    <w:multiLevelType w:val="multilevel"/>
    <w:tmpl w:val="D3F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533DDE"/>
    <w:multiLevelType w:val="multilevel"/>
    <w:tmpl w:val="6B46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ED2E2C"/>
    <w:multiLevelType w:val="multilevel"/>
    <w:tmpl w:val="13F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1417C6"/>
    <w:multiLevelType w:val="multilevel"/>
    <w:tmpl w:val="8A5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40710B"/>
    <w:multiLevelType w:val="multilevel"/>
    <w:tmpl w:val="F62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EF41DE"/>
    <w:multiLevelType w:val="multilevel"/>
    <w:tmpl w:val="437E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254F9B"/>
    <w:multiLevelType w:val="multilevel"/>
    <w:tmpl w:val="822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5751F5"/>
    <w:multiLevelType w:val="multilevel"/>
    <w:tmpl w:val="B13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0F6285"/>
    <w:multiLevelType w:val="multilevel"/>
    <w:tmpl w:val="BC0A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2E13FC"/>
    <w:multiLevelType w:val="hybridMultilevel"/>
    <w:tmpl w:val="AD9E3D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343B02CC"/>
    <w:multiLevelType w:val="multilevel"/>
    <w:tmpl w:val="186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2052D5"/>
    <w:multiLevelType w:val="multilevel"/>
    <w:tmpl w:val="EC3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693153"/>
    <w:multiLevelType w:val="hybridMultilevel"/>
    <w:tmpl w:val="F8EC211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35AA0BD3"/>
    <w:multiLevelType w:val="hybridMultilevel"/>
    <w:tmpl w:val="A6BC0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61E5C68"/>
    <w:multiLevelType w:val="multilevel"/>
    <w:tmpl w:val="9C9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A769F4"/>
    <w:multiLevelType w:val="multilevel"/>
    <w:tmpl w:val="2286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F64CC2"/>
    <w:multiLevelType w:val="multilevel"/>
    <w:tmpl w:val="F26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3F115E"/>
    <w:multiLevelType w:val="multilevel"/>
    <w:tmpl w:val="CEA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5F1E2D"/>
    <w:multiLevelType w:val="multilevel"/>
    <w:tmpl w:val="921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B75B07"/>
    <w:multiLevelType w:val="multilevel"/>
    <w:tmpl w:val="C03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BC20B2"/>
    <w:multiLevelType w:val="multilevel"/>
    <w:tmpl w:val="191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B85C4C"/>
    <w:multiLevelType w:val="multilevel"/>
    <w:tmpl w:val="34F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DD726C"/>
    <w:multiLevelType w:val="multilevel"/>
    <w:tmpl w:val="CA7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933691"/>
    <w:multiLevelType w:val="multilevel"/>
    <w:tmpl w:val="308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065F7E"/>
    <w:multiLevelType w:val="multilevel"/>
    <w:tmpl w:val="6A5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371F7E"/>
    <w:multiLevelType w:val="multilevel"/>
    <w:tmpl w:val="A7D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3B0989"/>
    <w:multiLevelType w:val="multilevel"/>
    <w:tmpl w:val="EDF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356B93"/>
    <w:multiLevelType w:val="multilevel"/>
    <w:tmpl w:val="702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080243"/>
    <w:multiLevelType w:val="multilevel"/>
    <w:tmpl w:val="D4D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95350B"/>
    <w:multiLevelType w:val="multilevel"/>
    <w:tmpl w:val="3C6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E521E3"/>
    <w:multiLevelType w:val="multilevel"/>
    <w:tmpl w:val="825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A00190"/>
    <w:multiLevelType w:val="multilevel"/>
    <w:tmpl w:val="5EF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C94013"/>
    <w:multiLevelType w:val="multilevel"/>
    <w:tmpl w:val="BDD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4545D9"/>
    <w:multiLevelType w:val="multilevel"/>
    <w:tmpl w:val="CD0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0F13AC"/>
    <w:multiLevelType w:val="multilevel"/>
    <w:tmpl w:val="D71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F558D4"/>
    <w:multiLevelType w:val="multilevel"/>
    <w:tmpl w:val="224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5B2E0E"/>
    <w:multiLevelType w:val="multilevel"/>
    <w:tmpl w:val="2D6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3C25A4"/>
    <w:multiLevelType w:val="multilevel"/>
    <w:tmpl w:val="6DBC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766524"/>
    <w:multiLevelType w:val="multilevel"/>
    <w:tmpl w:val="B1F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B00218"/>
    <w:multiLevelType w:val="multilevel"/>
    <w:tmpl w:val="FAA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4D164A"/>
    <w:multiLevelType w:val="multilevel"/>
    <w:tmpl w:val="A24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536D34"/>
    <w:multiLevelType w:val="multilevel"/>
    <w:tmpl w:val="68B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563AC3"/>
    <w:multiLevelType w:val="multilevel"/>
    <w:tmpl w:val="070E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D2D0243"/>
    <w:multiLevelType w:val="multilevel"/>
    <w:tmpl w:val="CC4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2F2CCA"/>
    <w:multiLevelType w:val="multilevel"/>
    <w:tmpl w:val="E9B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50063C"/>
    <w:multiLevelType w:val="multilevel"/>
    <w:tmpl w:val="D12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7D419D"/>
    <w:multiLevelType w:val="multilevel"/>
    <w:tmpl w:val="E7D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E2258F"/>
    <w:multiLevelType w:val="multilevel"/>
    <w:tmpl w:val="420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296A0E"/>
    <w:multiLevelType w:val="hybridMultilevel"/>
    <w:tmpl w:val="F550ABC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530C4C97"/>
    <w:multiLevelType w:val="multilevel"/>
    <w:tmpl w:val="281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B86F2D"/>
    <w:multiLevelType w:val="multilevel"/>
    <w:tmpl w:val="A24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020EEA"/>
    <w:multiLevelType w:val="multilevel"/>
    <w:tmpl w:val="AEF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8F43EE"/>
    <w:multiLevelType w:val="multilevel"/>
    <w:tmpl w:val="64A4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B620E7"/>
    <w:multiLevelType w:val="multilevel"/>
    <w:tmpl w:val="D00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D77503"/>
    <w:multiLevelType w:val="multilevel"/>
    <w:tmpl w:val="84AE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5C6F3D"/>
    <w:multiLevelType w:val="multilevel"/>
    <w:tmpl w:val="950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7364E5"/>
    <w:multiLevelType w:val="multilevel"/>
    <w:tmpl w:val="C69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960EB6"/>
    <w:multiLevelType w:val="multilevel"/>
    <w:tmpl w:val="0FF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DD21A0"/>
    <w:multiLevelType w:val="multilevel"/>
    <w:tmpl w:val="6C7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E36AE8"/>
    <w:multiLevelType w:val="multilevel"/>
    <w:tmpl w:val="12F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FC15E4"/>
    <w:multiLevelType w:val="multilevel"/>
    <w:tmpl w:val="04EA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485C37"/>
    <w:multiLevelType w:val="multilevel"/>
    <w:tmpl w:val="D06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6A6E3F"/>
    <w:multiLevelType w:val="multilevel"/>
    <w:tmpl w:val="663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0126AE"/>
    <w:multiLevelType w:val="multilevel"/>
    <w:tmpl w:val="3DFE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AA47CB7"/>
    <w:multiLevelType w:val="multilevel"/>
    <w:tmpl w:val="7796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D97BC3"/>
    <w:multiLevelType w:val="hybridMultilevel"/>
    <w:tmpl w:val="5DF2A1A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B260D44"/>
    <w:multiLevelType w:val="multilevel"/>
    <w:tmpl w:val="1CE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AC79F4"/>
    <w:multiLevelType w:val="multilevel"/>
    <w:tmpl w:val="C1C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140A62"/>
    <w:multiLevelType w:val="multilevel"/>
    <w:tmpl w:val="19E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6A637F"/>
    <w:multiLevelType w:val="multilevel"/>
    <w:tmpl w:val="B18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8E57FD"/>
    <w:multiLevelType w:val="multilevel"/>
    <w:tmpl w:val="865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FE2667"/>
    <w:multiLevelType w:val="multilevel"/>
    <w:tmpl w:val="F0C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034849"/>
    <w:multiLevelType w:val="multilevel"/>
    <w:tmpl w:val="B91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0F0F83"/>
    <w:multiLevelType w:val="multilevel"/>
    <w:tmpl w:val="9E06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FC84B52"/>
    <w:multiLevelType w:val="multilevel"/>
    <w:tmpl w:val="BB9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9050D3"/>
    <w:multiLevelType w:val="multilevel"/>
    <w:tmpl w:val="FCD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BF58BC"/>
    <w:multiLevelType w:val="multilevel"/>
    <w:tmpl w:val="C050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5D6AE7"/>
    <w:multiLevelType w:val="multilevel"/>
    <w:tmpl w:val="C0A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764A20"/>
    <w:multiLevelType w:val="multilevel"/>
    <w:tmpl w:val="D09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004041"/>
    <w:multiLevelType w:val="multilevel"/>
    <w:tmpl w:val="674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091C78"/>
    <w:multiLevelType w:val="hybridMultilevel"/>
    <w:tmpl w:val="ADBA4D0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 w15:restartNumberingAfterBreak="0">
    <w:nsid w:val="63E34F3C"/>
    <w:multiLevelType w:val="multilevel"/>
    <w:tmpl w:val="02F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EB6A5B"/>
    <w:multiLevelType w:val="multilevel"/>
    <w:tmpl w:val="F73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CE0F3A"/>
    <w:multiLevelType w:val="multilevel"/>
    <w:tmpl w:val="9AB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EF47BB"/>
    <w:multiLevelType w:val="multilevel"/>
    <w:tmpl w:val="366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6FB79C9"/>
    <w:multiLevelType w:val="multilevel"/>
    <w:tmpl w:val="F34A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7347E19"/>
    <w:multiLevelType w:val="multilevel"/>
    <w:tmpl w:val="C92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3B65A3"/>
    <w:multiLevelType w:val="multilevel"/>
    <w:tmpl w:val="C42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FB3E9F"/>
    <w:multiLevelType w:val="multilevel"/>
    <w:tmpl w:val="46D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0A6D5E"/>
    <w:multiLevelType w:val="multilevel"/>
    <w:tmpl w:val="FF7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A4360BA"/>
    <w:multiLevelType w:val="multilevel"/>
    <w:tmpl w:val="160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393082"/>
    <w:multiLevelType w:val="multilevel"/>
    <w:tmpl w:val="3D64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C1000AE"/>
    <w:multiLevelType w:val="multilevel"/>
    <w:tmpl w:val="75A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173451"/>
    <w:multiLevelType w:val="multilevel"/>
    <w:tmpl w:val="6AB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B5724E"/>
    <w:multiLevelType w:val="multilevel"/>
    <w:tmpl w:val="B41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C61031"/>
    <w:multiLevelType w:val="multilevel"/>
    <w:tmpl w:val="ACD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585C12"/>
    <w:multiLevelType w:val="multilevel"/>
    <w:tmpl w:val="B97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DA550F"/>
    <w:multiLevelType w:val="multilevel"/>
    <w:tmpl w:val="CA3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FA0BAE"/>
    <w:multiLevelType w:val="multilevel"/>
    <w:tmpl w:val="74DC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52B37AB"/>
    <w:multiLevelType w:val="multilevel"/>
    <w:tmpl w:val="9A3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410316"/>
    <w:multiLevelType w:val="multilevel"/>
    <w:tmpl w:val="17E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FC2559"/>
    <w:multiLevelType w:val="multilevel"/>
    <w:tmpl w:val="E75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A022F7"/>
    <w:multiLevelType w:val="multilevel"/>
    <w:tmpl w:val="0BD6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195BA6"/>
    <w:multiLevelType w:val="multilevel"/>
    <w:tmpl w:val="89E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3538C"/>
    <w:multiLevelType w:val="multilevel"/>
    <w:tmpl w:val="F42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0A4EBD"/>
    <w:multiLevelType w:val="multilevel"/>
    <w:tmpl w:val="E7C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9102A0"/>
    <w:multiLevelType w:val="multilevel"/>
    <w:tmpl w:val="D57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B31062"/>
    <w:multiLevelType w:val="multilevel"/>
    <w:tmpl w:val="60E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55501E"/>
    <w:multiLevelType w:val="multilevel"/>
    <w:tmpl w:val="977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677927"/>
    <w:multiLevelType w:val="multilevel"/>
    <w:tmpl w:val="3706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BDA37A9"/>
    <w:multiLevelType w:val="multilevel"/>
    <w:tmpl w:val="167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B62114"/>
    <w:multiLevelType w:val="multilevel"/>
    <w:tmpl w:val="454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E657B2"/>
    <w:multiLevelType w:val="multilevel"/>
    <w:tmpl w:val="1FBC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0F5490"/>
    <w:multiLevelType w:val="multilevel"/>
    <w:tmpl w:val="E538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5D0E20"/>
    <w:multiLevelType w:val="multilevel"/>
    <w:tmpl w:val="300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BC3CDC"/>
    <w:multiLevelType w:val="multilevel"/>
    <w:tmpl w:val="ECE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212655">
    <w:abstractNumId w:val="18"/>
  </w:num>
  <w:num w:numId="2" w16cid:durableId="327634377">
    <w:abstractNumId w:val="166"/>
  </w:num>
  <w:num w:numId="3" w16cid:durableId="795291803">
    <w:abstractNumId w:val="111"/>
  </w:num>
  <w:num w:numId="4" w16cid:durableId="1421219561">
    <w:abstractNumId w:val="131"/>
  </w:num>
  <w:num w:numId="5" w16cid:durableId="1635065570">
    <w:abstractNumId w:val="63"/>
  </w:num>
  <w:num w:numId="6" w16cid:durableId="1905943448">
    <w:abstractNumId w:val="158"/>
  </w:num>
  <w:num w:numId="7" w16cid:durableId="1266960810">
    <w:abstractNumId w:val="167"/>
  </w:num>
  <w:num w:numId="8" w16cid:durableId="951323173">
    <w:abstractNumId w:val="115"/>
  </w:num>
  <w:num w:numId="9" w16cid:durableId="712967360">
    <w:abstractNumId w:val="104"/>
  </w:num>
  <w:num w:numId="10" w16cid:durableId="128673136">
    <w:abstractNumId w:val="125"/>
  </w:num>
  <w:num w:numId="11" w16cid:durableId="1723865631">
    <w:abstractNumId w:val="117"/>
  </w:num>
  <w:num w:numId="12" w16cid:durableId="1080324913">
    <w:abstractNumId w:val="97"/>
  </w:num>
  <w:num w:numId="13" w16cid:durableId="1065907044">
    <w:abstractNumId w:val="165"/>
  </w:num>
  <w:num w:numId="14" w16cid:durableId="1867672836">
    <w:abstractNumId w:val="34"/>
  </w:num>
  <w:num w:numId="15" w16cid:durableId="27343766">
    <w:abstractNumId w:val="156"/>
  </w:num>
  <w:num w:numId="16" w16cid:durableId="499664126">
    <w:abstractNumId w:val="33"/>
  </w:num>
  <w:num w:numId="17" w16cid:durableId="1843545432">
    <w:abstractNumId w:val="2"/>
  </w:num>
  <w:num w:numId="18" w16cid:durableId="986400811">
    <w:abstractNumId w:val="159"/>
  </w:num>
  <w:num w:numId="19" w16cid:durableId="945581318">
    <w:abstractNumId w:val="134"/>
  </w:num>
  <w:num w:numId="20" w16cid:durableId="2140024875">
    <w:abstractNumId w:val="87"/>
  </w:num>
  <w:num w:numId="21" w16cid:durableId="1871800973">
    <w:abstractNumId w:val="11"/>
  </w:num>
  <w:num w:numId="22" w16cid:durableId="322900534">
    <w:abstractNumId w:val="160"/>
  </w:num>
  <w:num w:numId="23" w16cid:durableId="490415095">
    <w:abstractNumId w:val="95"/>
  </w:num>
  <w:num w:numId="24" w16cid:durableId="294410656">
    <w:abstractNumId w:val="174"/>
  </w:num>
  <w:num w:numId="25" w16cid:durableId="110978437">
    <w:abstractNumId w:val="94"/>
  </w:num>
  <w:num w:numId="26" w16cid:durableId="1980915471">
    <w:abstractNumId w:val="129"/>
  </w:num>
  <w:num w:numId="27" w16cid:durableId="1141774221">
    <w:abstractNumId w:val="129"/>
    <w:lvlOverride w:ilvl="4">
      <w:lvl w:ilvl="4">
        <w:numFmt w:val="decimal"/>
        <w:lvlText w:val="%5."/>
        <w:lvlJc w:val="left"/>
      </w:lvl>
    </w:lvlOverride>
  </w:num>
  <w:num w:numId="28" w16cid:durableId="131288392">
    <w:abstractNumId w:val="79"/>
  </w:num>
  <w:num w:numId="29" w16cid:durableId="513610759">
    <w:abstractNumId w:val="177"/>
  </w:num>
  <w:num w:numId="30" w16cid:durableId="1877498053">
    <w:abstractNumId w:val="25"/>
  </w:num>
  <w:num w:numId="31" w16cid:durableId="1202086238">
    <w:abstractNumId w:val="103"/>
  </w:num>
  <w:num w:numId="32" w16cid:durableId="1428190691">
    <w:abstractNumId w:val="46"/>
  </w:num>
  <w:num w:numId="33" w16cid:durableId="1593467118">
    <w:abstractNumId w:val="137"/>
  </w:num>
  <w:num w:numId="34" w16cid:durableId="506285791">
    <w:abstractNumId w:val="145"/>
  </w:num>
  <w:num w:numId="35" w16cid:durableId="211038917">
    <w:abstractNumId w:val="171"/>
  </w:num>
  <w:num w:numId="36" w16cid:durableId="10767331">
    <w:abstractNumId w:val="153"/>
  </w:num>
  <w:num w:numId="37" w16cid:durableId="766462567">
    <w:abstractNumId w:val="10"/>
  </w:num>
  <w:num w:numId="38" w16cid:durableId="2172275">
    <w:abstractNumId w:val="31"/>
  </w:num>
  <w:num w:numId="39" w16cid:durableId="504056284">
    <w:abstractNumId w:val="150"/>
  </w:num>
  <w:num w:numId="40" w16cid:durableId="710694053">
    <w:abstractNumId w:val="19"/>
  </w:num>
  <w:num w:numId="41" w16cid:durableId="811288254">
    <w:abstractNumId w:val="29"/>
  </w:num>
  <w:num w:numId="42" w16cid:durableId="1215040115">
    <w:abstractNumId w:val="42"/>
  </w:num>
  <w:num w:numId="43" w16cid:durableId="409741264">
    <w:abstractNumId w:val="44"/>
  </w:num>
  <w:num w:numId="44" w16cid:durableId="1254821798">
    <w:abstractNumId w:val="16"/>
  </w:num>
  <w:num w:numId="45" w16cid:durableId="787509361">
    <w:abstractNumId w:val="6"/>
  </w:num>
  <w:num w:numId="46" w16cid:durableId="568223671">
    <w:abstractNumId w:val="176"/>
  </w:num>
  <w:num w:numId="47" w16cid:durableId="443382122">
    <w:abstractNumId w:val="28"/>
  </w:num>
  <w:num w:numId="48" w16cid:durableId="1098253784">
    <w:abstractNumId w:val="36"/>
  </w:num>
  <w:num w:numId="49" w16cid:durableId="118424858">
    <w:abstractNumId w:val="120"/>
  </w:num>
  <w:num w:numId="50" w16cid:durableId="618075185">
    <w:abstractNumId w:val="147"/>
  </w:num>
  <w:num w:numId="51" w16cid:durableId="257909701">
    <w:abstractNumId w:val="135"/>
  </w:num>
  <w:num w:numId="52" w16cid:durableId="1079130561">
    <w:abstractNumId w:val="101"/>
  </w:num>
  <w:num w:numId="53" w16cid:durableId="563183472">
    <w:abstractNumId w:val="121"/>
  </w:num>
  <w:num w:numId="54" w16cid:durableId="1794057346">
    <w:abstractNumId w:val="98"/>
  </w:num>
  <w:num w:numId="55" w16cid:durableId="1295259863">
    <w:abstractNumId w:val="124"/>
  </w:num>
  <w:num w:numId="56" w16cid:durableId="859899167">
    <w:abstractNumId w:val="75"/>
  </w:num>
  <w:num w:numId="57" w16cid:durableId="2032560479">
    <w:abstractNumId w:val="45"/>
  </w:num>
  <w:num w:numId="58" w16cid:durableId="782925527">
    <w:abstractNumId w:val="142"/>
  </w:num>
  <w:num w:numId="59" w16cid:durableId="1176916047">
    <w:abstractNumId w:val="43"/>
  </w:num>
  <w:num w:numId="60" w16cid:durableId="1580825136">
    <w:abstractNumId w:val="127"/>
  </w:num>
  <w:num w:numId="61" w16cid:durableId="96944516">
    <w:abstractNumId w:val="71"/>
  </w:num>
  <w:num w:numId="62" w16cid:durableId="654838876">
    <w:abstractNumId w:val="110"/>
  </w:num>
  <w:num w:numId="63" w16cid:durableId="125121419">
    <w:abstractNumId w:val="55"/>
  </w:num>
  <w:num w:numId="64" w16cid:durableId="483663808">
    <w:abstractNumId w:val="74"/>
  </w:num>
  <w:num w:numId="65" w16cid:durableId="502166675">
    <w:abstractNumId w:val="157"/>
  </w:num>
  <w:num w:numId="66" w16cid:durableId="10840314">
    <w:abstractNumId w:val="12"/>
  </w:num>
  <w:num w:numId="67" w16cid:durableId="1880237689">
    <w:abstractNumId w:val="173"/>
  </w:num>
  <w:num w:numId="68" w16cid:durableId="1453984269">
    <w:abstractNumId w:val="47"/>
  </w:num>
  <w:num w:numId="69" w16cid:durableId="383676764">
    <w:abstractNumId w:val="114"/>
  </w:num>
  <w:num w:numId="70" w16cid:durableId="1631322815">
    <w:abstractNumId w:val="60"/>
  </w:num>
  <w:num w:numId="71" w16cid:durableId="285357490">
    <w:abstractNumId w:val="26"/>
  </w:num>
  <w:num w:numId="72" w16cid:durableId="1063987436">
    <w:abstractNumId w:val="84"/>
  </w:num>
  <w:num w:numId="73" w16cid:durableId="1220438892">
    <w:abstractNumId w:val="54"/>
  </w:num>
  <w:num w:numId="74" w16cid:durableId="929510228">
    <w:abstractNumId w:val="136"/>
  </w:num>
  <w:num w:numId="75" w16cid:durableId="282732110">
    <w:abstractNumId w:val="143"/>
  </w:num>
  <w:num w:numId="76" w16cid:durableId="783235753">
    <w:abstractNumId w:val="58"/>
  </w:num>
  <w:num w:numId="77" w16cid:durableId="1083180338">
    <w:abstractNumId w:val="59"/>
  </w:num>
  <w:num w:numId="78" w16cid:durableId="1018891403">
    <w:abstractNumId w:val="172"/>
  </w:num>
  <w:num w:numId="79" w16cid:durableId="1367412936">
    <w:abstractNumId w:val="148"/>
  </w:num>
  <w:num w:numId="80" w16cid:durableId="505637519">
    <w:abstractNumId w:val="164"/>
  </w:num>
  <w:num w:numId="81" w16cid:durableId="15160019">
    <w:abstractNumId w:val="89"/>
  </w:num>
  <w:num w:numId="82" w16cid:durableId="563101992">
    <w:abstractNumId w:val="53"/>
  </w:num>
  <w:num w:numId="83" w16cid:durableId="239170409">
    <w:abstractNumId w:val="116"/>
  </w:num>
  <w:num w:numId="84" w16cid:durableId="1945529995">
    <w:abstractNumId w:val="140"/>
  </w:num>
  <w:num w:numId="85" w16cid:durableId="1218470608">
    <w:abstractNumId w:val="13"/>
  </w:num>
  <w:num w:numId="86" w16cid:durableId="267393181">
    <w:abstractNumId w:val="20"/>
  </w:num>
  <w:num w:numId="87" w16cid:durableId="474877393">
    <w:abstractNumId w:val="144"/>
  </w:num>
  <w:num w:numId="88" w16cid:durableId="1246038245">
    <w:abstractNumId w:val="70"/>
  </w:num>
  <w:num w:numId="89" w16cid:durableId="1357779719">
    <w:abstractNumId w:val="162"/>
  </w:num>
  <w:num w:numId="90" w16cid:durableId="1709067695">
    <w:abstractNumId w:val="82"/>
  </w:num>
  <w:num w:numId="91" w16cid:durableId="1144355053">
    <w:abstractNumId w:val="161"/>
  </w:num>
  <w:num w:numId="92" w16cid:durableId="297300136">
    <w:abstractNumId w:val="151"/>
  </w:num>
  <w:num w:numId="93" w16cid:durableId="2098863471">
    <w:abstractNumId w:val="38"/>
  </w:num>
  <w:num w:numId="94" w16cid:durableId="580212982">
    <w:abstractNumId w:val="113"/>
  </w:num>
  <w:num w:numId="95" w16cid:durableId="1676420463">
    <w:abstractNumId w:val="41"/>
  </w:num>
  <w:num w:numId="96" w16cid:durableId="251360765">
    <w:abstractNumId w:val="109"/>
  </w:num>
  <w:num w:numId="97" w16cid:durableId="2113012860">
    <w:abstractNumId w:val="86"/>
  </w:num>
  <w:num w:numId="98" w16cid:durableId="784810612">
    <w:abstractNumId w:val="81"/>
  </w:num>
  <w:num w:numId="99" w16cid:durableId="499735771">
    <w:abstractNumId w:val="40"/>
  </w:num>
  <w:num w:numId="100" w16cid:durableId="1617443250">
    <w:abstractNumId w:val="27"/>
  </w:num>
  <w:num w:numId="101" w16cid:durableId="1497962208">
    <w:abstractNumId w:val="24"/>
  </w:num>
  <w:num w:numId="102" w16cid:durableId="377240488">
    <w:abstractNumId w:val="107"/>
  </w:num>
  <w:num w:numId="103" w16cid:durableId="1814788133">
    <w:abstractNumId w:val="106"/>
  </w:num>
  <w:num w:numId="104" w16cid:durableId="691733582">
    <w:abstractNumId w:val="175"/>
  </w:num>
  <w:num w:numId="105" w16cid:durableId="2016302672">
    <w:abstractNumId w:val="118"/>
  </w:num>
  <w:num w:numId="106" w16cid:durableId="647170242">
    <w:abstractNumId w:val="5"/>
  </w:num>
  <w:num w:numId="107" w16cid:durableId="1598559272">
    <w:abstractNumId w:val="67"/>
  </w:num>
  <w:num w:numId="108" w16cid:durableId="1349408924">
    <w:abstractNumId w:val="0"/>
  </w:num>
  <w:num w:numId="109" w16cid:durableId="2063284169">
    <w:abstractNumId w:val="51"/>
  </w:num>
  <w:num w:numId="110" w16cid:durableId="666202700">
    <w:abstractNumId w:val="139"/>
  </w:num>
  <w:num w:numId="111" w16cid:durableId="1218004908">
    <w:abstractNumId w:val="62"/>
  </w:num>
  <w:num w:numId="112" w16cid:durableId="897932699">
    <w:abstractNumId w:val="122"/>
  </w:num>
  <w:num w:numId="113" w16cid:durableId="1810392185">
    <w:abstractNumId w:val="88"/>
  </w:num>
  <w:num w:numId="114" w16cid:durableId="701324147">
    <w:abstractNumId w:val="64"/>
  </w:num>
  <w:num w:numId="115" w16cid:durableId="539981030">
    <w:abstractNumId w:val="32"/>
  </w:num>
  <w:num w:numId="116" w16cid:durableId="6644299">
    <w:abstractNumId w:val="163"/>
  </w:num>
  <w:num w:numId="117" w16cid:durableId="168715263">
    <w:abstractNumId w:val="50"/>
  </w:num>
  <w:num w:numId="118" w16cid:durableId="937130899">
    <w:abstractNumId w:val="168"/>
  </w:num>
  <w:num w:numId="119" w16cid:durableId="1706980528">
    <w:abstractNumId w:val="21"/>
  </w:num>
  <w:num w:numId="120" w16cid:durableId="537623996">
    <w:abstractNumId w:val="93"/>
  </w:num>
  <w:num w:numId="121" w16cid:durableId="1368876883">
    <w:abstractNumId w:val="146"/>
  </w:num>
  <w:num w:numId="122" w16cid:durableId="1013654668">
    <w:abstractNumId w:val="49"/>
  </w:num>
  <w:num w:numId="123" w16cid:durableId="20517987">
    <w:abstractNumId w:val="78"/>
  </w:num>
  <w:num w:numId="124" w16cid:durableId="637882839">
    <w:abstractNumId w:val="130"/>
  </w:num>
  <w:num w:numId="125" w16cid:durableId="1183977109">
    <w:abstractNumId w:val="133"/>
  </w:num>
  <w:num w:numId="126" w16cid:durableId="1260144815">
    <w:abstractNumId w:val="48"/>
  </w:num>
  <w:num w:numId="127" w16cid:durableId="1104224238">
    <w:abstractNumId w:val="37"/>
  </w:num>
  <w:num w:numId="128" w16cid:durableId="588467543">
    <w:abstractNumId w:val="61"/>
  </w:num>
  <w:num w:numId="129" w16cid:durableId="1512571614">
    <w:abstractNumId w:val="76"/>
  </w:num>
  <w:num w:numId="130" w16cid:durableId="1664967000">
    <w:abstractNumId w:val="83"/>
  </w:num>
  <w:num w:numId="131" w16cid:durableId="1886791508">
    <w:abstractNumId w:val="90"/>
  </w:num>
  <w:num w:numId="132" w16cid:durableId="1115099255">
    <w:abstractNumId w:val="170"/>
  </w:num>
  <w:num w:numId="133" w16cid:durableId="166097350">
    <w:abstractNumId w:val="152"/>
  </w:num>
  <w:num w:numId="134" w16cid:durableId="720206054">
    <w:abstractNumId w:val="14"/>
  </w:num>
  <w:num w:numId="135" w16cid:durableId="1826434127">
    <w:abstractNumId w:val="155"/>
  </w:num>
  <w:num w:numId="136" w16cid:durableId="1452438830">
    <w:abstractNumId w:val="30"/>
  </w:num>
  <w:num w:numId="137" w16cid:durableId="2119444596">
    <w:abstractNumId w:val="91"/>
  </w:num>
  <w:num w:numId="138" w16cid:durableId="146752658">
    <w:abstractNumId w:val="73"/>
  </w:num>
  <w:num w:numId="139" w16cid:durableId="1415975353">
    <w:abstractNumId w:val="96"/>
  </w:num>
  <w:num w:numId="140" w16cid:durableId="228930053">
    <w:abstractNumId w:val="52"/>
  </w:num>
  <w:num w:numId="141" w16cid:durableId="1605456709">
    <w:abstractNumId w:val="39"/>
  </w:num>
  <w:num w:numId="142" w16cid:durableId="2143187199">
    <w:abstractNumId w:val="119"/>
  </w:num>
  <w:num w:numId="143" w16cid:durableId="1682472166">
    <w:abstractNumId w:val="72"/>
  </w:num>
  <w:num w:numId="144" w16cid:durableId="1393387074">
    <w:abstractNumId w:val="100"/>
  </w:num>
  <w:num w:numId="145" w16cid:durableId="137302492">
    <w:abstractNumId w:val="108"/>
  </w:num>
  <w:num w:numId="146" w16cid:durableId="717364159">
    <w:abstractNumId w:val="149"/>
  </w:num>
  <w:num w:numId="147" w16cid:durableId="394551825">
    <w:abstractNumId w:val="57"/>
  </w:num>
  <w:num w:numId="148" w16cid:durableId="1666397805">
    <w:abstractNumId w:val="141"/>
  </w:num>
  <w:num w:numId="149" w16cid:durableId="42602463">
    <w:abstractNumId w:val="68"/>
  </w:num>
  <w:num w:numId="150" w16cid:durableId="508103815">
    <w:abstractNumId w:val="23"/>
  </w:num>
  <w:num w:numId="151" w16cid:durableId="1466316077">
    <w:abstractNumId w:val="85"/>
  </w:num>
  <w:num w:numId="152" w16cid:durableId="324821861">
    <w:abstractNumId w:val="102"/>
  </w:num>
  <w:num w:numId="153" w16cid:durableId="390927594">
    <w:abstractNumId w:val="132"/>
  </w:num>
  <w:num w:numId="154" w16cid:durableId="537624213">
    <w:abstractNumId w:val="169"/>
  </w:num>
  <w:num w:numId="155" w16cid:durableId="1031303065">
    <w:abstractNumId w:val="154"/>
  </w:num>
  <w:num w:numId="156" w16cid:durableId="1660695340">
    <w:abstractNumId w:val="8"/>
  </w:num>
  <w:num w:numId="157" w16cid:durableId="683674272">
    <w:abstractNumId w:val="128"/>
  </w:num>
  <w:num w:numId="158" w16cid:durableId="1065952967">
    <w:abstractNumId w:val="112"/>
  </w:num>
  <w:num w:numId="159" w16cid:durableId="600987538">
    <w:abstractNumId w:val="126"/>
  </w:num>
  <w:num w:numId="160" w16cid:durableId="1691949746">
    <w:abstractNumId w:val="99"/>
  </w:num>
  <w:num w:numId="161" w16cid:durableId="259071732">
    <w:abstractNumId w:val="105"/>
  </w:num>
  <w:num w:numId="162" w16cid:durableId="1979649584">
    <w:abstractNumId w:val="69"/>
  </w:num>
  <w:num w:numId="163" w16cid:durableId="706952705">
    <w:abstractNumId w:val="7"/>
  </w:num>
  <w:num w:numId="164" w16cid:durableId="197865161">
    <w:abstractNumId w:val="138"/>
  </w:num>
  <w:num w:numId="165" w16cid:durableId="970020994">
    <w:abstractNumId w:val="22"/>
  </w:num>
  <w:num w:numId="166" w16cid:durableId="2127574669">
    <w:abstractNumId w:val="56"/>
  </w:num>
  <w:num w:numId="167" w16cid:durableId="1457747932">
    <w:abstractNumId w:val="1"/>
  </w:num>
  <w:num w:numId="168" w16cid:durableId="705908265">
    <w:abstractNumId w:val="9"/>
  </w:num>
  <w:num w:numId="169" w16cid:durableId="878129955">
    <w:abstractNumId w:val="92"/>
  </w:num>
  <w:num w:numId="170" w16cid:durableId="1409881489">
    <w:abstractNumId w:val="15"/>
  </w:num>
  <w:num w:numId="171" w16cid:durableId="1926500205">
    <w:abstractNumId w:val="35"/>
  </w:num>
  <w:num w:numId="172" w16cid:durableId="981807281">
    <w:abstractNumId w:val="3"/>
  </w:num>
  <w:num w:numId="173" w16cid:durableId="2083410979">
    <w:abstractNumId w:val="77"/>
  </w:num>
  <w:num w:numId="174" w16cid:durableId="1793405369">
    <w:abstractNumId w:val="17"/>
  </w:num>
  <w:num w:numId="175" w16cid:durableId="848787361">
    <w:abstractNumId w:val="80"/>
  </w:num>
  <w:num w:numId="176" w16cid:durableId="1018003282">
    <w:abstractNumId w:val="65"/>
  </w:num>
  <w:num w:numId="177" w16cid:durableId="1845391360">
    <w:abstractNumId w:val="66"/>
  </w:num>
  <w:num w:numId="178" w16cid:durableId="316303222">
    <w:abstractNumId w:val="4"/>
  </w:num>
  <w:num w:numId="179" w16cid:durableId="290943761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DF"/>
    <w:rsid w:val="00094FB5"/>
    <w:rsid w:val="00347F90"/>
    <w:rsid w:val="004E6216"/>
    <w:rsid w:val="00530916"/>
    <w:rsid w:val="005B77A9"/>
    <w:rsid w:val="006855F9"/>
    <w:rsid w:val="00740D6B"/>
    <w:rsid w:val="007F1911"/>
    <w:rsid w:val="008D34A0"/>
    <w:rsid w:val="008E737E"/>
    <w:rsid w:val="00936080"/>
    <w:rsid w:val="00997E6B"/>
    <w:rsid w:val="00A34856"/>
    <w:rsid w:val="00A515DF"/>
    <w:rsid w:val="00A75078"/>
    <w:rsid w:val="00BD5735"/>
    <w:rsid w:val="00C81D37"/>
    <w:rsid w:val="00DA4766"/>
    <w:rsid w:val="00E87450"/>
    <w:rsid w:val="00FE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9EBD"/>
  <w15:chartTrackingRefBased/>
  <w15:docId w15:val="{29E7AD74-C693-4CCB-B4CD-A761BF3F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D6B"/>
  </w:style>
  <w:style w:type="paragraph" w:styleId="Heading1">
    <w:name w:val="heading 1"/>
    <w:basedOn w:val="Normal"/>
    <w:next w:val="Normal"/>
    <w:link w:val="Heading1Char"/>
    <w:uiPriority w:val="9"/>
    <w:qFormat/>
    <w:rsid w:val="00A5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9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34A0"/>
    <w:rPr>
      <w:color w:val="954F72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5B77A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thethingsnetwork.org/docs/lorawan/architecture/" TargetMode="External"/><Relationship Id="rId12" Type="http://schemas.openxmlformats.org/officeDocument/2006/relationships/hyperlink" Target="https://github.com/TheThingsNetwork/lorawan-stac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rok.com/chat/d0da1599-b8fb-4a03-be19-4842a67ab9a0" TargetMode="External"/><Relationship Id="rId11" Type="http://schemas.openxmlformats.org/officeDocument/2006/relationships/hyperlink" Target="https://www.chirpstack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cci-catena/arduino-lorawa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08:32:54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24575,'3'0'0,"5"0"0,0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709D4-4FB6-481D-8958-232C7E990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44</Pages>
  <Words>7767</Words>
  <Characters>44272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24</cp:revision>
  <dcterms:created xsi:type="dcterms:W3CDTF">2025-07-12T09:46:00Z</dcterms:created>
  <dcterms:modified xsi:type="dcterms:W3CDTF">2025-07-14T10:55:00Z</dcterms:modified>
</cp:coreProperties>
</file>